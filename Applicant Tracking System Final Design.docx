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C7315" w14:textId="32E6B217"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29711F22" w14:textId="7D204003"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59D5FAF7" w14:textId="5DE29030" w:rsidR="28B97BB7" w:rsidRDefault="28B97BB7" w:rsidP="7CF260EA">
      <w:pPr>
        <w:rPr>
          <w:rFonts w:ascii="Times New Roman" w:eastAsia="Times New Roman" w:hAnsi="Times New Roman" w:cs="Times New Roman"/>
          <w:b/>
          <w:bCs/>
          <w:i/>
          <w:iCs/>
          <w:sz w:val="24"/>
          <w:szCs w:val="24"/>
        </w:rPr>
      </w:pPr>
    </w:p>
    <w:p w14:paraId="12014599" w14:textId="7D39E805" w:rsidR="28B97BB7" w:rsidRDefault="28B97BB7" w:rsidP="7CF260EA">
      <w:pPr>
        <w:rPr>
          <w:rFonts w:ascii="Times New Roman" w:eastAsia="Times New Roman" w:hAnsi="Times New Roman" w:cs="Times New Roman"/>
          <w:b/>
          <w:bCs/>
          <w:i/>
          <w:iCs/>
          <w:sz w:val="24"/>
          <w:szCs w:val="24"/>
        </w:rPr>
      </w:pPr>
    </w:p>
    <w:p w14:paraId="09591920" w14:textId="6F651CC6" w:rsidR="28B97BB7" w:rsidRPr="00A24D2B" w:rsidRDefault="28B97BB7" w:rsidP="7CF260EA">
      <w:pPr>
        <w:rPr>
          <w:rFonts w:ascii="Times New Roman" w:eastAsia="Times New Roman" w:hAnsi="Times New Roman" w:cs="Times New Roman"/>
          <w:b/>
          <w:bCs/>
          <w:i/>
          <w:iCs/>
          <w:sz w:val="52"/>
          <w:szCs w:val="52"/>
        </w:rPr>
      </w:pPr>
    </w:p>
    <w:p w14:paraId="31DC5AA0" w14:textId="7E15556B" w:rsidR="6508D80F" w:rsidRPr="00A24D2B" w:rsidRDefault="1C3FC03F" w:rsidP="7CF260EA">
      <w:pPr>
        <w:jc w:val="center"/>
        <w:rPr>
          <w:rFonts w:ascii="Times New Roman" w:eastAsia="Times New Roman" w:hAnsi="Times New Roman" w:cs="Times New Roman"/>
          <w:b/>
          <w:bCs/>
          <w:sz w:val="52"/>
          <w:szCs w:val="52"/>
        </w:rPr>
      </w:pPr>
      <w:r w:rsidRPr="7CF260EA">
        <w:rPr>
          <w:rFonts w:ascii="Times New Roman" w:eastAsia="Times New Roman" w:hAnsi="Times New Roman" w:cs="Times New Roman"/>
          <w:b/>
          <w:bCs/>
          <w:sz w:val="52"/>
          <w:szCs w:val="52"/>
        </w:rPr>
        <w:t>APPLICANT TRACKING SYSTEM</w:t>
      </w:r>
    </w:p>
    <w:p w14:paraId="30FF8546" w14:textId="4967873C" w:rsidR="28B97BB7" w:rsidRPr="00A24D2B" w:rsidRDefault="00CD7DA7" w:rsidP="7CF260EA">
      <w:pPr>
        <w:jc w:val="cente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by</w:t>
      </w:r>
    </w:p>
    <w:p w14:paraId="6A39344F" w14:textId="7FC88551" w:rsidR="46F454EC" w:rsidRPr="00CD7DA7" w:rsidRDefault="1C3FC03F" w:rsidP="00CD7DA7">
      <w:pPr>
        <w:jc w:val="center"/>
        <w:rPr>
          <w:rFonts w:ascii="Times New Roman" w:eastAsia="Times New Roman" w:hAnsi="Times New Roman" w:cs="Times New Roman"/>
          <w:b/>
          <w:bCs/>
          <w:sz w:val="24"/>
          <w:szCs w:val="24"/>
        </w:rPr>
      </w:pPr>
      <w:r w:rsidRPr="00CD7DA7">
        <w:rPr>
          <w:rFonts w:ascii="Times New Roman" w:eastAsia="Times New Roman" w:hAnsi="Times New Roman" w:cs="Times New Roman"/>
          <w:b/>
          <w:bCs/>
          <w:sz w:val="24"/>
          <w:szCs w:val="24"/>
        </w:rPr>
        <w:t>Pravin Bhandari</w:t>
      </w:r>
    </w:p>
    <w:p w14:paraId="610486FC" w14:textId="1CEDEED7"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55398849" w14:textId="54D960C6"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6D869435" w14:textId="0AE7ADED"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38C0F436" w14:textId="1452F1D0"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24E6212D" w14:textId="5E829E95"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30CE5F64" w14:textId="111E7ADD"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637134D6" w14:textId="0320231B"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1AA3775F" w14:textId="58B7AB10"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717915D4" w14:textId="72F2132E"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0A37BD4A" w14:textId="3567D1F4"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49F4084E" w14:textId="39CFE233" w:rsidR="429B120B" w:rsidRDefault="429B120B" w:rsidP="7CF260EA"/>
    <w:p w14:paraId="63D4BBAC" w14:textId="1D532A7A" w:rsidR="6AEE4ABC" w:rsidRDefault="6AEE4ABC" w:rsidP="45C18A42">
      <w:pPr>
        <w:rPr>
          <w:rFonts w:ascii="Times New Roman" w:eastAsia="Times New Roman" w:hAnsi="Times New Roman" w:cs="Times New Roman"/>
          <w:b/>
          <w:bCs/>
          <w:i/>
          <w:iCs/>
          <w:sz w:val="24"/>
          <w:szCs w:val="24"/>
        </w:rPr>
      </w:pPr>
    </w:p>
    <w:p w14:paraId="3F2FE352" w14:textId="5B0C9F5D"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78460C27" w14:textId="77777777" w:rsidR="00CD7DA7" w:rsidRDefault="00CD7DA7" w:rsidP="00DB66F6">
      <w:pPr>
        <w:jc w:val="center"/>
        <w:rPr>
          <w:rFonts w:ascii="Times New Roman" w:eastAsia="Times New Roman" w:hAnsi="Times New Roman" w:cs="Times New Roman"/>
          <w:b/>
          <w:bCs/>
          <w:sz w:val="31"/>
          <w:szCs w:val="31"/>
        </w:rPr>
      </w:pPr>
    </w:p>
    <w:p w14:paraId="56D65292" w14:textId="77777777" w:rsidR="00CD7DA7" w:rsidRDefault="00CD7DA7" w:rsidP="00DB66F6">
      <w:pPr>
        <w:jc w:val="center"/>
        <w:rPr>
          <w:rFonts w:ascii="Times New Roman" w:eastAsia="Times New Roman" w:hAnsi="Times New Roman" w:cs="Times New Roman"/>
          <w:b/>
          <w:bCs/>
          <w:sz w:val="31"/>
          <w:szCs w:val="31"/>
        </w:rPr>
      </w:pPr>
    </w:p>
    <w:p w14:paraId="370188D9" w14:textId="77777777" w:rsidR="00CD7DA7" w:rsidRDefault="00CD7DA7" w:rsidP="00DB66F6">
      <w:pPr>
        <w:jc w:val="center"/>
        <w:rPr>
          <w:rFonts w:ascii="Times New Roman" w:eastAsia="Times New Roman" w:hAnsi="Times New Roman" w:cs="Times New Roman"/>
          <w:b/>
          <w:bCs/>
          <w:sz w:val="31"/>
          <w:szCs w:val="31"/>
        </w:rPr>
      </w:pPr>
    </w:p>
    <w:p w14:paraId="7FAD4C1A" w14:textId="77777777" w:rsidR="00CD7DA7" w:rsidRDefault="00CD7DA7" w:rsidP="00DB66F6">
      <w:pPr>
        <w:jc w:val="center"/>
        <w:rPr>
          <w:rFonts w:ascii="Times New Roman" w:eastAsia="Times New Roman" w:hAnsi="Times New Roman" w:cs="Times New Roman"/>
          <w:b/>
          <w:bCs/>
          <w:sz w:val="31"/>
          <w:szCs w:val="31"/>
        </w:rPr>
      </w:pPr>
    </w:p>
    <w:p w14:paraId="560C13B5" w14:textId="77777777" w:rsidR="00CD7DA7" w:rsidRDefault="00CD7DA7" w:rsidP="00DB66F6">
      <w:pPr>
        <w:jc w:val="center"/>
        <w:rPr>
          <w:rFonts w:ascii="Times New Roman" w:eastAsia="Times New Roman" w:hAnsi="Times New Roman" w:cs="Times New Roman"/>
          <w:b/>
          <w:bCs/>
          <w:sz w:val="31"/>
          <w:szCs w:val="31"/>
        </w:rPr>
      </w:pPr>
    </w:p>
    <w:p w14:paraId="4D04A8AB" w14:textId="364D7EF3" w:rsidR="46F454EC" w:rsidRDefault="3617F52F" w:rsidP="00DB66F6">
      <w:pPr>
        <w:jc w:val="center"/>
        <w:rPr>
          <w:rFonts w:ascii="Times New Roman" w:eastAsia="Times New Roman" w:hAnsi="Times New Roman" w:cs="Times New Roman"/>
          <w:b/>
          <w:bCs/>
          <w:sz w:val="31"/>
          <w:szCs w:val="31"/>
        </w:rPr>
      </w:pPr>
      <w:r w:rsidRPr="45C18A42">
        <w:rPr>
          <w:rFonts w:ascii="Times New Roman" w:eastAsia="Times New Roman" w:hAnsi="Times New Roman" w:cs="Times New Roman"/>
          <w:b/>
          <w:bCs/>
          <w:sz w:val="31"/>
          <w:szCs w:val="31"/>
        </w:rPr>
        <w:lastRenderedPageBreak/>
        <w:t>Category</w:t>
      </w:r>
    </w:p>
    <w:p w14:paraId="575D5C5D" w14:textId="77777777" w:rsidR="00DB66F6" w:rsidRDefault="00DB66F6" w:rsidP="00DB66F6">
      <w:pPr>
        <w:jc w:val="center"/>
        <w:rPr>
          <w:rFonts w:ascii="Times New Roman" w:eastAsia="Times New Roman" w:hAnsi="Times New Roman" w:cs="Times New Roman"/>
          <w:sz w:val="31"/>
          <w:szCs w:val="31"/>
        </w:rPr>
      </w:pPr>
    </w:p>
    <w:p w14:paraId="7C6E3C25" w14:textId="0E9AB045" w:rsidR="17AE2FAA" w:rsidRDefault="3617F52F" w:rsidP="0001070E">
      <w:pPr>
        <w:jc w:val="both"/>
        <w:rPr>
          <w:rFonts w:ascii="Times New Roman" w:eastAsia="Times New Roman" w:hAnsi="Times New Roman" w:cs="Times New Roman"/>
          <w:sz w:val="24"/>
          <w:szCs w:val="24"/>
        </w:rPr>
      </w:pPr>
      <w:r w:rsidRPr="00156DF8">
        <w:rPr>
          <w:rFonts w:ascii="Times New Roman" w:eastAsia="Times New Roman" w:hAnsi="Times New Roman" w:cs="Times New Roman"/>
          <w:b/>
          <w:bCs/>
          <w:i/>
          <w:iCs/>
          <w:sz w:val="24"/>
          <w:szCs w:val="24"/>
        </w:rPr>
        <w:t>Part 1: Planning</w:t>
      </w:r>
      <w:r w:rsidRPr="7CF260EA">
        <w:rPr>
          <w:rFonts w:ascii="Times New Roman" w:eastAsia="Times New Roman" w:hAnsi="Times New Roman" w:cs="Times New Roman"/>
          <w:sz w:val="24"/>
          <w:szCs w:val="24"/>
        </w:rPr>
        <w:t xml:space="preserve"> .................................................................................</w:t>
      </w:r>
      <w:r w:rsidR="004454A9">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5632BF5C" w:rsidRPr="7CF260EA">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5FD95E22" w:rsidRPr="7CF260EA">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4B847EE3" w:rsidRPr="7CF260EA">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7D0AA11D" w:rsidRPr="7CF260EA">
        <w:rPr>
          <w:rFonts w:ascii="Times New Roman" w:eastAsia="Times New Roman" w:hAnsi="Times New Roman" w:cs="Times New Roman"/>
          <w:sz w:val="24"/>
          <w:szCs w:val="24"/>
        </w:rPr>
        <w:t>3</w:t>
      </w:r>
    </w:p>
    <w:p w14:paraId="59D43F27" w14:textId="2408D9EF" w:rsidR="17AE2FAA" w:rsidRDefault="3617F52F" w:rsidP="0001070E">
      <w:pPr>
        <w:jc w:val="both"/>
        <w:rPr>
          <w:rFonts w:ascii="Times New Roman" w:eastAsia="Times New Roman" w:hAnsi="Times New Roman" w:cs="Times New Roman"/>
          <w:sz w:val="24"/>
          <w:szCs w:val="24"/>
        </w:rPr>
      </w:pPr>
      <w:r w:rsidRPr="7CF260EA">
        <w:rPr>
          <w:rFonts w:ascii="Times New Roman" w:eastAsia="Times New Roman" w:hAnsi="Times New Roman" w:cs="Times New Roman"/>
          <w:sz w:val="24"/>
          <w:szCs w:val="24"/>
        </w:rPr>
        <w:t>1.1</w:t>
      </w:r>
      <w:r w:rsidR="17B289B8" w:rsidRPr="7CF260EA">
        <w:rPr>
          <w:rFonts w:ascii="Times New Roman" w:eastAsia="Times New Roman" w:hAnsi="Times New Roman" w:cs="Times New Roman"/>
          <w:sz w:val="24"/>
          <w:szCs w:val="24"/>
        </w:rPr>
        <w:t xml:space="preserve"> </w:t>
      </w:r>
      <w:r w:rsidRPr="7CF260EA">
        <w:rPr>
          <w:rFonts w:ascii="Times New Roman" w:eastAsia="Times New Roman" w:hAnsi="Times New Roman" w:cs="Times New Roman"/>
          <w:sz w:val="24"/>
          <w:szCs w:val="24"/>
        </w:rPr>
        <w:t>Introduction about the problem domai</w:t>
      </w:r>
      <w:r w:rsidR="5BFCC52D" w:rsidRPr="7CF260EA">
        <w:rPr>
          <w:rFonts w:ascii="Times New Roman" w:eastAsia="Times New Roman" w:hAnsi="Times New Roman" w:cs="Times New Roman"/>
          <w:sz w:val="24"/>
          <w:szCs w:val="24"/>
        </w:rPr>
        <w:t>n</w:t>
      </w:r>
      <w:r w:rsidRPr="7CF260EA">
        <w:rPr>
          <w:rFonts w:ascii="Times New Roman" w:eastAsia="Times New Roman" w:hAnsi="Times New Roman" w:cs="Times New Roman"/>
          <w:sz w:val="24"/>
          <w:szCs w:val="24"/>
        </w:rPr>
        <w:t>.........................................</w:t>
      </w:r>
      <w:r w:rsidR="004454A9">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3</w:t>
      </w:r>
    </w:p>
    <w:p w14:paraId="5A6E3340" w14:textId="286776C4" w:rsidR="17AE2FAA" w:rsidRDefault="3617F52F" w:rsidP="0001070E">
      <w:pPr>
        <w:jc w:val="both"/>
        <w:rPr>
          <w:rFonts w:ascii="Times New Roman" w:eastAsia="Times New Roman" w:hAnsi="Times New Roman" w:cs="Times New Roman"/>
          <w:sz w:val="24"/>
          <w:szCs w:val="24"/>
        </w:rPr>
      </w:pPr>
      <w:r w:rsidRPr="7CF260EA">
        <w:rPr>
          <w:rFonts w:ascii="Times New Roman" w:eastAsia="Times New Roman" w:hAnsi="Times New Roman" w:cs="Times New Roman"/>
          <w:sz w:val="24"/>
          <w:szCs w:val="24"/>
        </w:rPr>
        <w:t>1.2</w:t>
      </w:r>
      <w:r w:rsidR="27680849" w:rsidRPr="7CF260EA">
        <w:rPr>
          <w:rFonts w:ascii="Times New Roman" w:eastAsia="Times New Roman" w:hAnsi="Times New Roman" w:cs="Times New Roman"/>
          <w:sz w:val="24"/>
          <w:szCs w:val="24"/>
        </w:rPr>
        <w:t xml:space="preserve"> </w:t>
      </w:r>
      <w:r w:rsidRPr="7CF260EA">
        <w:rPr>
          <w:rFonts w:ascii="Times New Roman" w:eastAsia="Times New Roman" w:hAnsi="Times New Roman" w:cs="Times New Roman"/>
          <w:sz w:val="24"/>
          <w:szCs w:val="24"/>
        </w:rPr>
        <w:t>System Request............................................................................</w:t>
      </w:r>
      <w:r w:rsidR="004454A9">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58F3CF0A" w:rsidRPr="7CF260EA">
        <w:rPr>
          <w:rFonts w:ascii="Times New Roman" w:eastAsia="Times New Roman" w:hAnsi="Times New Roman" w:cs="Times New Roman"/>
          <w:sz w:val="24"/>
          <w:szCs w:val="24"/>
        </w:rPr>
        <w:t xml:space="preserve"> </w:t>
      </w:r>
      <w:r w:rsidRPr="7CF260EA">
        <w:rPr>
          <w:rFonts w:ascii="Times New Roman" w:eastAsia="Times New Roman" w:hAnsi="Times New Roman" w:cs="Times New Roman"/>
          <w:sz w:val="24"/>
          <w:szCs w:val="24"/>
        </w:rPr>
        <w:t>4</w:t>
      </w:r>
    </w:p>
    <w:p w14:paraId="4C3CAC8D" w14:textId="5C91BA73" w:rsidR="17AE2FAA" w:rsidRDefault="3617F52F" w:rsidP="0001070E">
      <w:pPr>
        <w:jc w:val="both"/>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1.3</w:t>
      </w:r>
      <w:r w:rsidR="4951C677" w:rsidRPr="45C18A42">
        <w:rPr>
          <w:rFonts w:ascii="Times New Roman" w:eastAsia="Times New Roman" w:hAnsi="Times New Roman" w:cs="Times New Roman"/>
          <w:sz w:val="24"/>
          <w:szCs w:val="24"/>
        </w:rPr>
        <w:t xml:space="preserve"> </w:t>
      </w:r>
      <w:r w:rsidRPr="45C18A42">
        <w:rPr>
          <w:rFonts w:ascii="Times New Roman" w:eastAsia="Times New Roman" w:hAnsi="Times New Roman" w:cs="Times New Roman"/>
          <w:sz w:val="24"/>
          <w:szCs w:val="24"/>
        </w:rPr>
        <w:t>Feasibility analysis......................................................................</w:t>
      </w:r>
      <w:r w:rsidR="004454A9">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79FBCDA0"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 xml:space="preserve">. </w:t>
      </w:r>
      <w:r w:rsidRPr="45C18A42">
        <w:rPr>
          <w:rFonts w:ascii="Times New Roman" w:eastAsia="Times New Roman" w:hAnsi="Times New Roman" w:cs="Times New Roman"/>
          <w:sz w:val="24"/>
          <w:szCs w:val="24"/>
        </w:rPr>
        <w:t>5</w:t>
      </w:r>
    </w:p>
    <w:p w14:paraId="54EDAAFB" w14:textId="7488C318" w:rsidR="17AE2FAA" w:rsidRDefault="3617F52F" w:rsidP="0001070E">
      <w:pPr>
        <w:jc w:val="both"/>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1.4</w:t>
      </w:r>
      <w:r w:rsidR="0C1E9423" w:rsidRPr="45C18A42">
        <w:rPr>
          <w:rFonts w:ascii="Times New Roman" w:eastAsia="Times New Roman" w:hAnsi="Times New Roman" w:cs="Times New Roman"/>
          <w:sz w:val="24"/>
          <w:szCs w:val="24"/>
        </w:rPr>
        <w:t xml:space="preserve"> </w:t>
      </w:r>
      <w:r w:rsidRPr="45C18A42">
        <w:rPr>
          <w:rFonts w:ascii="Times New Roman" w:eastAsia="Times New Roman" w:hAnsi="Times New Roman" w:cs="Times New Roman"/>
          <w:sz w:val="24"/>
          <w:szCs w:val="24"/>
        </w:rPr>
        <w:t>Requirements Definition................................................................</w:t>
      </w:r>
      <w:r w:rsidR="004454A9">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35DB1A44" w:rsidRPr="45C18A42">
        <w:rPr>
          <w:rFonts w:ascii="Times New Roman" w:eastAsia="Times New Roman" w:hAnsi="Times New Roman" w:cs="Times New Roman"/>
          <w:sz w:val="24"/>
          <w:szCs w:val="24"/>
        </w:rPr>
        <w:t xml:space="preserve"> </w:t>
      </w:r>
      <w:r w:rsidR="6CE3CC9B" w:rsidRPr="45C18A42">
        <w:rPr>
          <w:rFonts w:ascii="Times New Roman" w:eastAsia="Times New Roman" w:hAnsi="Times New Roman" w:cs="Times New Roman"/>
          <w:sz w:val="24"/>
          <w:szCs w:val="24"/>
        </w:rPr>
        <w:t>7</w:t>
      </w:r>
    </w:p>
    <w:p w14:paraId="0927F370" w14:textId="169E906C" w:rsidR="004454A9" w:rsidRDefault="00156DF8" w:rsidP="0001070E">
      <w:pPr>
        <w:jc w:val="both"/>
        <w:rPr>
          <w:rFonts w:ascii="Times New Roman" w:eastAsia="Times New Roman" w:hAnsi="Times New Roman" w:cs="Times New Roman"/>
          <w:sz w:val="24"/>
          <w:szCs w:val="24"/>
        </w:rPr>
      </w:pPr>
      <w:r w:rsidRPr="00156DF8">
        <w:rPr>
          <w:rFonts w:ascii="Times New Roman" w:eastAsia="Times New Roman" w:hAnsi="Times New Roman" w:cs="Times New Roman"/>
          <w:b/>
          <w:bCs/>
          <w:i/>
          <w:iCs/>
          <w:sz w:val="24"/>
          <w:szCs w:val="24"/>
        </w:rPr>
        <w:t>Part 2:</w:t>
      </w:r>
      <w:r w:rsidR="004454A9">
        <w:rPr>
          <w:rFonts w:ascii="Times New Roman" w:eastAsia="Times New Roman" w:hAnsi="Times New Roman" w:cs="Times New Roman"/>
          <w:b/>
          <w:bCs/>
          <w:i/>
          <w:iCs/>
          <w:sz w:val="24"/>
          <w:szCs w:val="24"/>
        </w:rPr>
        <w:t xml:space="preserve"> Analysis</w:t>
      </w:r>
      <w:r w:rsidRPr="00156DF8">
        <w:rPr>
          <w:rFonts w:ascii="Times New Roman" w:eastAsia="Times New Roman" w:hAnsi="Times New Roman" w:cs="Times New Roman"/>
          <w:b/>
          <w:bCs/>
          <w:i/>
          <w:iCs/>
          <w:sz w:val="24"/>
          <w:szCs w:val="24"/>
        </w:rPr>
        <w:t xml:space="preserve"> </w:t>
      </w:r>
      <w:r w:rsidR="004454A9" w:rsidRPr="7CF260EA">
        <w:rPr>
          <w:rFonts w:ascii="Times New Roman" w:eastAsia="Times New Roman" w:hAnsi="Times New Roman" w:cs="Times New Roman"/>
          <w:sz w:val="24"/>
          <w:szCs w:val="24"/>
        </w:rPr>
        <w:t>...................................................................................</w:t>
      </w:r>
      <w:r w:rsidR="004454A9">
        <w:rPr>
          <w:rFonts w:ascii="Times New Roman" w:eastAsia="Times New Roman" w:hAnsi="Times New Roman" w:cs="Times New Roman"/>
          <w:sz w:val="24"/>
          <w:szCs w:val="24"/>
        </w:rPr>
        <w:t>...........</w:t>
      </w:r>
      <w:r w:rsidR="004454A9"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004454A9"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8</w:t>
      </w:r>
    </w:p>
    <w:p w14:paraId="4D7ECF4A" w14:textId="0FA8C8C1"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7CF260E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Activity Diagram</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8</w:t>
      </w:r>
    </w:p>
    <w:p w14:paraId="5170E023" w14:textId="46B2D5E6"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7CF260E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Use Case Diagram</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9</w:t>
      </w:r>
    </w:p>
    <w:p w14:paraId="62A009F3" w14:textId="1E5FBED9"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45C18A4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Use Case Description</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10</w:t>
      </w:r>
    </w:p>
    <w:p w14:paraId="43E316AE" w14:textId="2FA8CF13"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45C18A4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Initial Class Diagram</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16</w:t>
      </w:r>
    </w:p>
    <w:p w14:paraId="71FD2313" w14:textId="566F65F4"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5 Sequence Diagram</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1</w:t>
      </w:r>
      <w:r w:rsidRPr="45C18A42">
        <w:rPr>
          <w:rFonts w:ascii="Times New Roman" w:eastAsia="Times New Roman" w:hAnsi="Times New Roman" w:cs="Times New Roman"/>
          <w:sz w:val="24"/>
          <w:szCs w:val="24"/>
        </w:rPr>
        <w:t>7</w:t>
      </w:r>
    </w:p>
    <w:p w14:paraId="1D36ED97" w14:textId="424BA4C6" w:rsidR="004454A9" w:rsidRDefault="004454A9" w:rsidP="0001070E">
      <w:pPr>
        <w:jc w:val="both"/>
        <w:rPr>
          <w:rFonts w:ascii="Times New Roman" w:eastAsia="Times New Roman" w:hAnsi="Times New Roman" w:cs="Times New Roman"/>
          <w:sz w:val="24"/>
          <w:szCs w:val="24"/>
        </w:rPr>
      </w:pPr>
      <w:r w:rsidRPr="004454A9">
        <w:rPr>
          <w:rFonts w:ascii="Times New Roman" w:eastAsia="Times New Roman" w:hAnsi="Times New Roman" w:cs="Times New Roman"/>
          <w:b/>
          <w:bCs/>
          <w:sz w:val="24"/>
          <w:szCs w:val="24"/>
        </w:rPr>
        <w:t>Part 3: Design</w:t>
      </w:r>
      <w:r>
        <w:rPr>
          <w:rFonts w:ascii="Times New Roman" w:eastAsia="Times New Roman" w:hAnsi="Times New Roman" w:cs="Times New Roman"/>
          <w:b/>
          <w:bCs/>
          <w:sz w:val="24"/>
          <w:szCs w:val="24"/>
        </w:rPr>
        <w:t xml:space="preserve"> </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20</w:t>
      </w:r>
    </w:p>
    <w:p w14:paraId="5F457E0A" w14:textId="32F84993"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7CF260E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Final Class Diagram</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20</w:t>
      </w:r>
    </w:p>
    <w:p w14:paraId="08012AB7" w14:textId="6F2EDC7C"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7CF260E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Package Diagram</w:t>
      </w:r>
      <w:r w:rsidRPr="7CF260EA">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w:t>
      </w:r>
      <w:r w:rsidRPr="7CF260EA">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21</w:t>
      </w:r>
    </w:p>
    <w:p w14:paraId="2FD0633B" w14:textId="4B82AEC4" w:rsid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45C18A4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Database Design</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22</w:t>
      </w:r>
    </w:p>
    <w:p w14:paraId="136D5260" w14:textId="3600AC33" w:rsidR="004454A9" w:rsidRPr="004454A9" w:rsidRDefault="004454A9" w:rsidP="000107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45C18A4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Data Access and Manipulation Design </w:t>
      </w:r>
      <w:r w:rsidRPr="45C18A4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45C18A42">
        <w:rPr>
          <w:rFonts w:ascii="Times New Roman" w:eastAsia="Times New Roman" w:hAnsi="Times New Roman" w:cs="Times New Roman"/>
          <w:sz w:val="24"/>
          <w:szCs w:val="24"/>
        </w:rPr>
        <w:t>.............................................................................</w:t>
      </w:r>
      <w:r w:rsidR="0001070E">
        <w:rPr>
          <w:rFonts w:ascii="Times New Roman" w:eastAsia="Times New Roman" w:hAnsi="Times New Roman" w:cs="Times New Roman"/>
          <w:sz w:val="24"/>
          <w:szCs w:val="24"/>
        </w:rPr>
        <w:t xml:space="preserve">. </w:t>
      </w:r>
      <w:r w:rsidR="00DB66F6">
        <w:rPr>
          <w:rFonts w:ascii="Times New Roman" w:eastAsia="Times New Roman" w:hAnsi="Times New Roman" w:cs="Times New Roman"/>
          <w:sz w:val="24"/>
          <w:szCs w:val="24"/>
        </w:rPr>
        <w:t>23</w:t>
      </w:r>
    </w:p>
    <w:p w14:paraId="3EE10393" w14:textId="77777777" w:rsidR="004454A9" w:rsidRDefault="004454A9" w:rsidP="004454A9">
      <w:pPr>
        <w:rPr>
          <w:rFonts w:ascii="Times New Roman" w:eastAsia="Times New Roman" w:hAnsi="Times New Roman" w:cs="Times New Roman"/>
          <w:sz w:val="24"/>
          <w:szCs w:val="24"/>
        </w:rPr>
      </w:pPr>
    </w:p>
    <w:p w14:paraId="028887AF" w14:textId="37163B46" w:rsidR="00156DF8" w:rsidRDefault="00156DF8" w:rsidP="7CF260EA">
      <w:pPr>
        <w:rPr>
          <w:rFonts w:ascii="Times New Roman" w:eastAsia="Times New Roman" w:hAnsi="Times New Roman" w:cs="Times New Roman"/>
          <w:b/>
          <w:bCs/>
          <w:i/>
          <w:iCs/>
          <w:sz w:val="24"/>
          <w:szCs w:val="24"/>
        </w:rPr>
      </w:pPr>
    </w:p>
    <w:p w14:paraId="463BE4E4" w14:textId="02C8E15D" w:rsidR="00156DF8" w:rsidRDefault="00156DF8" w:rsidP="7CF260EA">
      <w:pPr>
        <w:rPr>
          <w:rFonts w:ascii="Times New Roman" w:eastAsia="Times New Roman" w:hAnsi="Times New Roman" w:cs="Times New Roman"/>
          <w:b/>
          <w:bCs/>
          <w:i/>
          <w:iCs/>
          <w:sz w:val="24"/>
          <w:szCs w:val="24"/>
        </w:rPr>
      </w:pPr>
    </w:p>
    <w:p w14:paraId="6F7A5ACA" w14:textId="77777777" w:rsidR="00156DF8" w:rsidRPr="00156DF8" w:rsidRDefault="00156DF8" w:rsidP="7CF260EA">
      <w:pPr>
        <w:rPr>
          <w:rFonts w:ascii="Times New Roman" w:eastAsia="Times New Roman" w:hAnsi="Times New Roman" w:cs="Times New Roman"/>
          <w:b/>
          <w:bCs/>
          <w:i/>
          <w:iCs/>
          <w:sz w:val="24"/>
          <w:szCs w:val="24"/>
        </w:rPr>
      </w:pPr>
    </w:p>
    <w:p w14:paraId="2C06A5C4" w14:textId="40BAEC43"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2475E1E3" w14:textId="5B4C5A23"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6D8CB740" w14:textId="3AB0E681"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0D3C0D84" w14:textId="4F315343"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1CE4ED0D" w14:textId="09E3B5CD"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79354ABA" w14:textId="19C51721" w:rsidR="28B97BB7" w:rsidRPr="004454A9"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264616D7" w14:textId="31D46CE3" w:rsidR="28B97BB7" w:rsidRDefault="28B97BB7" w:rsidP="7CF260EA">
      <w:pPr>
        <w:pStyle w:val="Heading3"/>
        <w:jc w:val="center"/>
        <w:rPr>
          <w:rFonts w:ascii="Times New Roman" w:eastAsia="Times New Roman" w:hAnsi="Times New Roman" w:cs="Times New Roman"/>
          <w:b/>
          <w:bCs/>
          <w:i/>
          <w:iCs/>
          <w:color w:val="auto"/>
          <w:sz w:val="28"/>
          <w:szCs w:val="28"/>
          <w:u w:val="single"/>
        </w:rPr>
      </w:pPr>
    </w:p>
    <w:p w14:paraId="76E408BB" w14:textId="60BC0F1D" w:rsidR="389A91E0" w:rsidRDefault="6C1446A5" w:rsidP="7CF260EA">
      <w:pPr>
        <w:pStyle w:val="Heading3"/>
        <w:jc w:val="center"/>
        <w:rPr>
          <w:rFonts w:ascii="Times New Roman" w:eastAsia="Times New Roman" w:hAnsi="Times New Roman" w:cs="Times New Roman"/>
          <w:b/>
          <w:bCs/>
          <w:i/>
          <w:iCs/>
          <w:color w:val="auto"/>
          <w:sz w:val="28"/>
          <w:szCs w:val="28"/>
        </w:rPr>
      </w:pPr>
      <w:r w:rsidRPr="7CF260EA">
        <w:rPr>
          <w:rFonts w:ascii="Times New Roman" w:eastAsia="Times New Roman" w:hAnsi="Times New Roman" w:cs="Times New Roman"/>
          <w:b/>
          <w:bCs/>
          <w:i/>
          <w:iCs/>
          <w:color w:val="auto"/>
          <w:sz w:val="28"/>
          <w:szCs w:val="28"/>
        </w:rPr>
        <w:t>PART 1</w:t>
      </w:r>
      <w:r w:rsidR="2BAB2E90" w:rsidRPr="7CF260EA">
        <w:rPr>
          <w:rFonts w:ascii="Times New Roman" w:eastAsia="Times New Roman" w:hAnsi="Times New Roman" w:cs="Times New Roman"/>
          <w:b/>
          <w:bCs/>
          <w:i/>
          <w:iCs/>
          <w:color w:val="auto"/>
          <w:sz w:val="28"/>
          <w:szCs w:val="28"/>
        </w:rPr>
        <w:t xml:space="preserve"> – </w:t>
      </w:r>
      <w:r w:rsidRPr="7CF260EA">
        <w:rPr>
          <w:rFonts w:ascii="Times New Roman" w:eastAsia="Times New Roman" w:hAnsi="Times New Roman" w:cs="Times New Roman"/>
          <w:b/>
          <w:bCs/>
          <w:i/>
          <w:iCs/>
          <w:color w:val="auto"/>
          <w:sz w:val="28"/>
          <w:szCs w:val="28"/>
        </w:rPr>
        <w:t>PLANNING</w:t>
      </w:r>
    </w:p>
    <w:p w14:paraId="2EB1578A" w14:textId="30A3A767" w:rsidR="28B97BB7" w:rsidRDefault="28B97BB7" w:rsidP="7CF260EA">
      <w:pPr>
        <w:rPr>
          <w:rFonts w:ascii="Times New Roman" w:eastAsia="Times New Roman" w:hAnsi="Times New Roman" w:cs="Times New Roman"/>
          <w:b/>
          <w:bCs/>
          <w:i/>
          <w:iCs/>
          <w:sz w:val="28"/>
          <w:szCs w:val="28"/>
          <w:u w:val="single"/>
        </w:rPr>
      </w:pPr>
    </w:p>
    <w:p w14:paraId="107B0576" w14:textId="77299A5E" w:rsidR="28B97BB7" w:rsidRDefault="28B97BB7" w:rsidP="7CF260EA">
      <w:pPr>
        <w:rPr>
          <w:rFonts w:ascii="Times New Roman" w:eastAsia="Times New Roman" w:hAnsi="Times New Roman" w:cs="Times New Roman"/>
          <w:b/>
          <w:bCs/>
          <w:i/>
          <w:iCs/>
          <w:sz w:val="28"/>
          <w:szCs w:val="28"/>
          <w:u w:val="single"/>
        </w:rPr>
      </w:pPr>
    </w:p>
    <w:p w14:paraId="56AECD41" w14:textId="537EF189" w:rsidR="46F454EC" w:rsidRDefault="1D7943BA" w:rsidP="7CF260EA">
      <w:pPr>
        <w:pStyle w:val="Heading3"/>
        <w:jc w:val="center"/>
        <w:rPr>
          <w:rFonts w:ascii="Times New Roman" w:eastAsia="Times New Roman" w:hAnsi="Times New Roman" w:cs="Times New Roman"/>
          <w:b/>
          <w:bCs/>
          <w:i/>
          <w:iCs/>
          <w:color w:val="auto"/>
          <w:u w:val="single"/>
        </w:rPr>
      </w:pPr>
      <w:r w:rsidRPr="7CF260EA">
        <w:rPr>
          <w:rFonts w:ascii="Times New Roman" w:eastAsia="Times New Roman" w:hAnsi="Times New Roman" w:cs="Times New Roman"/>
          <w:b/>
          <w:bCs/>
          <w:i/>
          <w:iCs/>
          <w:color w:val="auto"/>
          <w:u w:val="single"/>
        </w:rPr>
        <w:t>Part 1</w:t>
      </w:r>
      <w:r w:rsidR="51FAD8AA" w:rsidRPr="7CF260EA">
        <w:rPr>
          <w:rFonts w:ascii="Times New Roman" w:eastAsia="Times New Roman" w:hAnsi="Times New Roman" w:cs="Times New Roman"/>
          <w:b/>
          <w:bCs/>
          <w:i/>
          <w:iCs/>
          <w:color w:val="auto"/>
          <w:u w:val="single"/>
        </w:rPr>
        <w:t>.1</w:t>
      </w:r>
      <w:r w:rsidRPr="7CF260EA">
        <w:rPr>
          <w:rFonts w:ascii="Times New Roman" w:eastAsia="Times New Roman" w:hAnsi="Times New Roman" w:cs="Times New Roman"/>
          <w:b/>
          <w:bCs/>
          <w:i/>
          <w:iCs/>
          <w:color w:val="auto"/>
          <w:u w:val="single"/>
        </w:rPr>
        <w:t>: Introduction about the problem domain</w:t>
      </w:r>
    </w:p>
    <w:p w14:paraId="59FB876B" w14:textId="33A88392"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728B1E8A" w14:textId="164BCB6A" w:rsidR="46F454EC" w:rsidRDefault="1D7943BA" w:rsidP="7CF260EA">
      <w:pPr>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  </w:t>
      </w:r>
      <w:r w:rsidR="28D16BAB" w:rsidRPr="45C18A42">
        <w:rPr>
          <w:rFonts w:ascii="Times New Roman" w:eastAsia="Times New Roman" w:hAnsi="Times New Roman" w:cs="Times New Roman"/>
          <w:sz w:val="24"/>
          <w:szCs w:val="24"/>
        </w:rPr>
        <w:t xml:space="preserve">A company’s hiring process plays a major role in its future success. </w:t>
      </w:r>
      <w:r w:rsidR="2E331CA9" w:rsidRPr="45C18A42">
        <w:rPr>
          <w:rFonts w:ascii="Times New Roman" w:eastAsia="Times New Roman" w:hAnsi="Times New Roman" w:cs="Times New Roman"/>
          <w:sz w:val="24"/>
          <w:szCs w:val="24"/>
        </w:rPr>
        <w:t>Traditional h</w:t>
      </w:r>
      <w:r w:rsidR="28D16BAB" w:rsidRPr="45C18A42">
        <w:rPr>
          <w:rFonts w:ascii="Times New Roman" w:eastAsia="Times New Roman" w:hAnsi="Times New Roman" w:cs="Times New Roman"/>
          <w:sz w:val="24"/>
          <w:szCs w:val="24"/>
        </w:rPr>
        <w:t xml:space="preserve">iring </w:t>
      </w:r>
      <w:r w:rsidR="491EE64A" w:rsidRPr="45C18A42">
        <w:rPr>
          <w:rFonts w:ascii="Times New Roman" w:eastAsia="Times New Roman" w:hAnsi="Times New Roman" w:cs="Times New Roman"/>
          <w:sz w:val="24"/>
          <w:szCs w:val="24"/>
        </w:rPr>
        <w:t>process</w:t>
      </w:r>
      <w:r w:rsidR="28D16BAB" w:rsidRPr="45C18A42">
        <w:rPr>
          <w:rFonts w:ascii="Times New Roman" w:eastAsia="Times New Roman" w:hAnsi="Times New Roman" w:cs="Times New Roman"/>
          <w:sz w:val="24"/>
          <w:szCs w:val="24"/>
        </w:rPr>
        <w:t xml:space="preserve"> </w:t>
      </w:r>
      <w:r w:rsidR="7B624299" w:rsidRPr="45C18A42">
        <w:rPr>
          <w:rFonts w:ascii="Times New Roman" w:eastAsia="Times New Roman" w:hAnsi="Times New Roman" w:cs="Times New Roman"/>
          <w:sz w:val="24"/>
          <w:szCs w:val="24"/>
        </w:rPr>
        <w:t xml:space="preserve">still </w:t>
      </w:r>
      <w:r w:rsidR="28D16BAB" w:rsidRPr="45C18A42">
        <w:rPr>
          <w:rFonts w:ascii="Times New Roman" w:eastAsia="Times New Roman" w:hAnsi="Times New Roman" w:cs="Times New Roman"/>
          <w:sz w:val="24"/>
          <w:szCs w:val="24"/>
        </w:rPr>
        <w:t>seems</w:t>
      </w:r>
      <w:r w:rsidR="55AF46DA" w:rsidRPr="45C18A42">
        <w:rPr>
          <w:rFonts w:ascii="Times New Roman" w:eastAsia="Times New Roman" w:hAnsi="Times New Roman" w:cs="Times New Roman"/>
          <w:sz w:val="24"/>
          <w:szCs w:val="24"/>
        </w:rPr>
        <w:t xml:space="preserve"> to be </w:t>
      </w:r>
      <w:r w:rsidR="398155F9" w:rsidRPr="45C18A42">
        <w:rPr>
          <w:rFonts w:ascii="Times New Roman" w:eastAsia="Times New Roman" w:hAnsi="Times New Roman" w:cs="Times New Roman"/>
          <w:sz w:val="24"/>
          <w:szCs w:val="24"/>
        </w:rPr>
        <w:t>time consuming</w:t>
      </w:r>
      <w:r w:rsidR="55AF46DA" w:rsidRPr="45C18A42">
        <w:rPr>
          <w:rFonts w:ascii="Times New Roman" w:eastAsia="Times New Roman" w:hAnsi="Times New Roman" w:cs="Times New Roman"/>
          <w:sz w:val="24"/>
          <w:szCs w:val="24"/>
        </w:rPr>
        <w:t>,</w:t>
      </w:r>
      <w:r w:rsidR="28D16BAB" w:rsidRPr="45C18A42">
        <w:rPr>
          <w:rFonts w:ascii="Times New Roman" w:eastAsia="Times New Roman" w:hAnsi="Times New Roman" w:cs="Times New Roman"/>
          <w:sz w:val="24"/>
          <w:szCs w:val="24"/>
        </w:rPr>
        <w:t xml:space="preserve"> </w:t>
      </w:r>
      <w:r w:rsidR="55BDC768" w:rsidRPr="45C18A42">
        <w:rPr>
          <w:rFonts w:ascii="Times New Roman" w:eastAsia="Times New Roman" w:hAnsi="Times New Roman" w:cs="Times New Roman"/>
          <w:sz w:val="24"/>
          <w:szCs w:val="24"/>
        </w:rPr>
        <w:t>messy</w:t>
      </w:r>
      <w:r w:rsidR="067860E2" w:rsidRPr="45C18A42">
        <w:rPr>
          <w:rFonts w:ascii="Times New Roman" w:eastAsia="Times New Roman" w:hAnsi="Times New Roman" w:cs="Times New Roman"/>
          <w:sz w:val="24"/>
          <w:szCs w:val="24"/>
        </w:rPr>
        <w:t xml:space="preserve">, </w:t>
      </w:r>
      <w:r w:rsidR="55BDC768" w:rsidRPr="45C18A42">
        <w:rPr>
          <w:rFonts w:ascii="Times New Roman" w:eastAsia="Times New Roman" w:hAnsi="Times New Roman" w:cs="Times New Roman"/>
          <w:sz w:val="24"/>
          <w:szCs w:val="24"/>
        </w:rPr>
        <w:t>and frustrating</w:t>
      </w:r>
      <w:r w:rsidR="503E7B3C" w:rsidRPr="45C18A42">
        <w:rPr>
          <w:rFonts w:ascii="Times New Roman" w:eastAsia="Times New Roman" w:hAnsi="Times New Roman" w:cs="Times New Roman"/>
          <w:sz w:val="24"/>
          <w:szCs w:val="24"/>
        </w:rPr>
        <w:t xml:space="preserve"> for both the company and the applicants. HR team have been struggling to keep up with job posts, applicant</w:t>
      </w:r>
      <w:r w:rsidR="2BA44DED" w:rsidRPr="45C18A42">
        <w:rPr>
          <w:rFonts w:ascii="Times New Roman" w:eastAsia="Times New Roman" w:hAnsi="Times New Roman" w:cs="Times New Roman"/>
          <w:sz w:val="24"/>
          <w:szCs w:val="24"/>
        </w:rPr>
        <w:t xml:space="preserve">s, resumes, interviews, and boarding process. </w:t>
      </w:r>
    </w:p>
    <w:p w14:paraId="00D3F3B4" w14:textId="2CD77E6D" w:rsidR="1EA9B14E" w:rsidRDefault="2BA44DED" w:rsidP="7CF260EA">
      <w:pPr>
        <w:ind w:firstLine="720"/>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The traditional hiring process requires Human Resource groups or </w:t>
      </w:r>
      <w:r w:rsidR="475EFF5A" w:rsidRPr="45C18A42">
        <w:rPr>
          <w:rFonts w:ascii="Times New Roman" w:eastAsia="Times New Roman" w:hAnsi="Times New Roman" w:cs="Times New Roman"/>
          <w:sz w:val="24"/>
          <w:szCs w:val="24"/>
        </w:rPr>
        <w:t>recruiter</w:t>
      </w:r>
      <w:r w:rsidR="740C3DBC" w:rsidRPr="45C18A42">
        <w:rPr>
          <w:rFonts w:ascii="Times New Roman" w:eastAsia="Times New Roman" w:hAnsi="Times New Roman" w:cs="Times New Roman"/>
          <w:sz w:val="24"/>
          <w:szCs w:val="24"/>
        </w:rPr>
        <w:t>s</w:t>
      </w:r>
      <w:r w:rsidRPr="45C18A42">
        <w:rPr>
          <w:rFonts w:ascii="Times New Roman" w:eastAsia="Times New Roman" w:hAnsi="Times New Roman" w:cs="Times New Roman"/>
          <w:sz w:val="24"/>
          <w:szCs w:val="24"/>
        </w:rPr>
        <w:t xml:space="preserve"> to manually type and process the hiring data. </w:t>
      </w:r>
      <w:r w:rsidR="63DC65CB" w:rsidRPr="45C18A42">
        <w:rPr>
          <w:rFonts w:ascii="Times New Roman" w:eastAsia="Times New Roman" w:hAnsi="Times New Roman" w:cs="Times New Roman"/>
          <w:sz w:val="24"/>
          <w:szCs w:val="24"/>
        </w:rPr>
        <w:t>The Applicant Tracking System (ATS) help</w:t>
      </w:r>
      <w:r w:rsidR="376FA4AC" w:rsidRPr="45C18A42">
        <w:rPr>
          <w:rFonts w:ascii="Times New Roman" w:eastAsia="Times New Roman" w:hAnsi="Times New Roman" w:cs="Times New Roman"/>
          <w:sz w:val="24"/>
          <w:szCs w:val="24"/>
        </w:rPr>
        <w:t>s</w:t>
      </w:r>
      <w:r w:rsidR="63DC65CB" w:rsidRPr="45C18A42">
        <w:rPr>
          <w:rFonts w:ascii="Times New Roman" w:eastAsia="Times New Roman" w:hAnsi="Times New Roman" w:cs="Times New Roman"/>
          <w:sz w:val="24"/>
          <w:szCs w:val="24"/>
        </w:rPr>
        <w:t xml:space="preserve"> </w:t>
      </w:r>
      <w:r w:rsidR="2026DD8E" w:rsidRPr="45C18A42">
        <w:rPr>
          <w:rFonts w:ascii="Times New Roman" w:eastAsia="Times New Roman" w:hAnsi="Times New Roman" w:cs="Times New Roman"/>
          <w:sz w:val="24"/>
          <w:szCs w:val="24"/>
        </w:rPr>
        <w:t>to parse</w:t>
      </w:r>
      <w:r w:rsidR="4CB8F4FB" w:rsidRPr="45C18A42">
        <w:rPr>
          <w:rFonts w:ascii="Times New Roman" w:eastAsia="Times New Roman" w:hAnsi="Times New Roman" w:cs="Times New Roman"/>
          <w:sz w:val="24"/>
          <w:szCs w:val="24"/>
        </w:rPr>
        <w:t xml:space="preserve"> the resumes of applicants and breakdown the data, integrate job postings with different job boards</w:t>
      </w:r>
      <w:r w:rsidR="25CF4D6C" w:rsidRPr="45C18A42">
        <w:rPr>
          <w:rFonts w:ascii="Times New Roman" w:eastAsia="Times New Roman" w:hAnsi="Times New Roman" w:cs="Times New Roman"/>
          <w:sz w:val="24"/>
          <w:szCs w:val="24"/>
        </w:rPr>
        <w:t xml:space="preserve">, </w:t>
      </w:r>
      <w:r w:rsidR="57FB7684" w:rsidRPr="45C18A42">
        <w:rPr>
          <w:rFonts w:ascii="Times New Roman" w:eastAsia="Times New Roman" w:hAnsi="Times New Roman" w:cs="Times New Roman"/>
          <w:sz w:val="24"/>
          <w:szCs w:val="24"/>
        </w:rPr>
        <w:t>with</w:t>
      </w:r>
      <w:r w:rsidR="21463320" w:rsidRPr="45C18A42">
        <w:rPr>
          <w:rFonts w:ascii="Times New Roman" w:eastAsia="Times New Roman" w:hAnsi="Times New Roman" w:cs="Times New Roman"/>
          <w:sz w:val="24"/>
          <w:szCs w:val="24"/>
        </w:rPr>
        <w:t xml:space="preserve"> better </w:t>
      </w:r>
      <w:r w:rsidR="69FBDE65" w:rsidRPr="45C18A42">
        <w:rPr>
          <w:rFonts w:ascii="Times New Roman" w:eastAsia="Times New Roman" w:hAnsi="Times New Roman" w:cs="Times New Roman"/>
          <w:sz w:val="24"/>
          <w:szCs w:val="24"/>
        </w:rPr>
        <w:t>user interface</w:t>
      </w:r>
      <w:r w:rsidR="012A3615" w:rsidRPr="45C18A42">
        <w:rPr>
          <w:rFonts w:ascii="Times New Roman" w:eastAsia="Times New Roman" w:hAnsi="Times New Roman" w:cs="Times New Roman"/>
          <w:sz w:val="24"/>
          <w:szCs w:val="24"/>
        </w:rPr>
        <w:t xml:space="preserve"> a</w:t>
      </w:r>
      <w:r w:rsidR="2F7490D7" w:rsidRPr="45C18A42">
        <w:rPr>
          <w:rFonts w:ascii="Times New Roman" w:eastAsia="Times New Roman" w:hAnsi="Times New Roman" w:cs="Times New Roman"/>
          <w:sz w:val="24"/>
          <w:szCs w:val="24"/>
        </w:rPr>
        <w:t>nd visualization</w:t>
      </w:r>
      <w:r w:rsidR="21463320" w:rsidRPr="45C18A42">
        <w:rPr>
          <w:rFonts w:ascii="Times New Roman" w:eastAsia="Times New Roman" w:hAnsi="Times New Roman" w:cs="Times New Roman"/>
          <w:sz w:val="24"/>
          <w:szCs w:val="24"/>
        </w:rPr>
        <w:t xml:space="preserve"> of the hiring process. </w:t>
      </w:r>
    </w:p>
    <w:p w14:paraId="3E20C1FF" w14:textId="01FA4CB4"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499095E3" w14:textId="44EC9006"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11F799FF" w14:textId="580DA180"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4F35115C" w14:textId="4F4C56EA"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3A09A61D" w14:textId="76100DF1" w:rsidR="429B120B" w:rsidRDefault="429B120B" w:rsidP="7CF260EA"/>
    <w:p w14:paraId="6590D5E5" w14:textId="2B404325" w:rsidR="429B120B" w:rsidRDefault="429B120B" w:rsidP="7CF260EA"/>
    <w:p w14:paraId="0E005CE3" w14:textId="4CA5EEA4" w:rsidR="429B120B" w:rsidRDefault="429B120B" w:rsidP="7CF260EA"/>
    <w:p w14:paraId="5FF35A14" w14:textId="0D3F0C99" w:rsidR="429B120B" w:rsidRDefault="429B120B" w:rsidP="7CF260EA"/>
    <w:p w14:paraId="1A4B811D" w14:textId="2CC0F8B8" w:rsidR="429B120B" w:rsidRDefault="429B120B" w:rsidP="7CF260EA"/>
    <w:p w14:paraId="4F3E7DE9" w14:textId="6EF06F3A" w:rsidR="429B120B" w:rsidRDefault="429B120B" w:rsidP="7CF260EA"/>
    <w:p w14:paraId="14B28D28" w14:textId="755F50D6" w:rsidR="429B120B" w:rsidRDefault="429B120B" w:rsidP="7CF260EA">
      <w:r w:rsidRPr="7CF260EA">
        <w:br w:type="page"/>
      </w:r>
    </w:p>
    <w:p w14:paraId="550425D6" w14:textId="703AC8B5" w:rsidR="46F454EC" w:rsidRDefault="27C48E84" w:rsidP="7CF260EA">
      <w:pPr>
        <w:pStyle w:val="Heading3"/>
        <w:jc w:val="center"/>
        <w:rPr>
          <w:rFonts w:ascii="Times New Roman" w:eastAsia="Times New Roman" w:hAnsi="Times New Roman" w:cs="Times New Roman"/>
          <w:b/>
          <w:bCs/>
          <w:i/>
          <w:iCs/>
          <w:color w:val="auto"/>
        </w:rPr>
      </w:pPr>
      <w:r w:rsidRPr="7CF260EA">
        <w:rPr>
          <w:rFonts w:ascii="Times New Roman" w:eastAsia="Times New Roman" w:hAnsi="Times New Roman" w:cs="Times New Roman"/>
          <w:b/>
          <w:bCs/>
          <w:i/>
          <w:iCs/>
          <w:color w:val="auto"/>
        </w:rPr>
        <w:lastRenderedPageBreak/>
        <w:t xml:space="preserve">  </w:t>
      </w:r>
      <w:r w:rsidR="7808FAA5" w:rsidRPr="7CF260EA">
        <w:rPr>
          <w:rFonts w:ascii="Times New Roman" w:eastAsia="Times New Roman" w:hAnsi="Times New Roman" w:cs="Times New Roman"/>
          <w:b/>
          <w:bCs/>
          <w:i/>
          <w:iCs/>
          <w:color w:val="auto"/>
        </w:rPr>
        <w:t xml:space="preserve">    </w:t>
      </w:r>
      <w:r w:rsidR="1D7943BA" w:rsidRPr="7CF260EA">
        <w:rPr>
          <w:rFonts w:ascii="Times New Roman" w:eastAsia="Times New Roman" w:hAnsi="Times New Roman" w:cs="Times New Roman"/>
          <w:b/>
          <w:bCs/>
          <w:i/>
          <w:iCs/>
          <w:color w:val="auto"/>
        </w:rPr>
        <w:t xml:space="preserve">Part </w:t>
      </w:r>
      <w:r w:rsidR="2CED4A24" w:rsidRPr="7CF260EA">
        <w:rPr>
          <w:rFonts w:ascii="Times New Roman" w:eastAsia="Times New Roman" w:hAnsi="Times New Roman" w:cs="Times New Roman"/>
          <w:b/>
          <w:bCs/>
          <w:i/>
          <w:iCs/>
          <w:color w:val="auto"/>
        </w:rPr>
        <w:t>1.</w:t>
      </w:r>
      <w:r w:rsidR="1D7943BA" w:rsidRPr="7CF260EA">
        <w:rPr>
          <w:rFonts w:ascii="Times New Roman" w:eastAsia="Times New Roman" w:hAnsi="Times New Roman" w:cs="Times New Roman"/>
          <w:b/>
          <w:bCs/>
          <w:i/>
          <w:iCs/>
          <w:color w:val="auto"/>
        </w:rPr>
        <w:t>2: System Request</w:t>
      </w:r>
    </w:p>
    <w:p w14:paraId="24F7E7BE" w14:textId="18087BBF"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4A4E6475" w14:textId="74E9FAC4"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3C794D42" w14:textId="61948853" w:rsidR="46F454EC" w:rsidRDefault="1D7943BA" w:rsidP="45C18A42">
      <w:pPr>
        <w:rPr>
          <w:rFonts w:ascii="Times New Roman" w:eastAsia="Times New Roman" w:hAnsi="Times New Roman" w:cs="Times New Roman"/>
          <w:sz w:val="24"/>
          <w:szCs w:val="24"/>
        </w:rPr>
      </w:pPr>
      <w:r w:rsidRPr="45C18A42">
        <w:rPr>
          <w:rFonts w:ascii="Times New Roman" w:eastAsia="Times New Roman" w:hAnsi="Times New Roman" w:cs="Times New Roman"/>
          <w:b/>
          <w:bCs/>
          <w:i/>
          <w:iCs/>
          <w:sz w:val="24"/>
          <w:szCs w:val="24"/>
        </w:rPr>
        <w:t xml:space="preserve"> </w:t>
      </w:r>
      <w:r w:rsidR="55FCAEC9" w:rsidRPr="45C18A42">
        <w:rPr>
          <w:rFonts w:ascii="Times New Roman" w:eastAsia="Times New Roman" w:hAnsi="Times New Roman" w:cs="Times New Roman"/>
          <w:b/>
          <w:bCs/>
          <w:i/>
          <w:iCs/>
          <w:sz w:val="24"/>
          <w:szCs w:val="24"/>
        </w:rPr>
        <w:t>Project Sponsor:</w:t>
      </w:r>
      <w:r w:rsidR="0FD280AA" w:rsidRPr="45C18A42">
        <w:rPr>
          <w:rFonts w:ascii="Times New Roman" w:eastAsia="Times New Roman" w:hAnsi="Times New Roman" w:cs="Times New Roman"/>
          <w:b/>
          <w:bCs/>
          <w:i/>
          <w:iCs/>
          <w:sz w:val="24"/>
          <w:szCs w:val="24"/>
        </w:rPr>
        <w:t xml:space="preserve"> </w:t>
      </w:r>
      <w:r w:rsidR="6C02CE4E" w:rsidRPr="45C18A42">
        <w:rPr>
          <w:rFonts w:ascii="Times New Roman" w:eastAsia="Times New Roman" w:hAnsi="Times New Roman" w:cs="Times New Roman"/>
          <w:sz w:val="24"/>
          <w:szCs w:val="24"/>
        </w:rPr>
        <w:t>Company Sponsored</w:t>
      </w:r>
    </w:p>
    <w:p w14:paraId="0C05621F" w14:textId="7BBE222E" w:rsidR="47F5AD6E" w:rsidRDefault="55FCAEC9" w:rsidP="45C18A42">
      <w:pPr>
        <w:rPr>
          <w:rFonts w:ascii="Times New Roman" w:eastAsia="Times New Roman" w:hAnsi="Times New Roman" w:cs="Times New Roman"/>
          <w:b/>
          <w:bCs/>
          <w:i/>
          <w:iCs/>
          <w:sz w:val="24"/>
          <w:szCs w:val="24"/>
        </w:rPr>
      </w:pPr>
      <w:r w:rsidRPr="45C18A42">
        <w:rPr>
          <w:rFonts w:ascii="Times New Roman" w:eastAsia="Times New Roman" w:hAnsi="Times New Roman" w:cs="Times New Roman"/>
          <w:b/>
          <w:bCs/>
          <w:i/>
          <w:iCs/>
          <w:sz w:val="24"/>
          <w:szCs w:val="24"/>
        </w:rPr>
        <w:t>Business Need:</w:t>
      </w:r>
      <w:r w:rsidR="192EF401" w:rsidRPr="45C18A42">
        <w:rPr>
          <w:rFonts w:ascii="Times New Roman" w:eastAsia="Times New Roman" w:hAnsi="Times New Roman" w:cs="Times New Roman"/>
          <w:b/>
          <w:bCs/>
          <w:i/>
          <w:iCs/>
          <w:sz w:val="24"/>
          <w:szCs w:val="24"/>
        </w:rPr>
        <w:t xml:space="preserve"> </w:t>
      </w:r>
      <w:r w:rsidR="192EF401" w:rsidRPr="45C18A42">
        <w:rPr>
          <w:rFonts w:ascii="Times New Roman" w:eastAsia="Times New Roman" w:hAnsi="Times New Roman" w:cs="Times New Roman"/>
          <w:sz w:val="24"/>
          <w:szCs w:val="24"/>
        </w:rPr>
        <w:t xml:space="preserve">The system is designed for the ease of the HR Department of the company </w:t>
      </w:r>
      <w:r w:rsidR="1E56B60D" w:rsidRPr="45C18A42">
        <w:rPr>
          <w:rFonts w:ascii="Times New Roman" w:eastAsia="Times New Roman" w:hAnsi="Times New Roman" w:cs="Times New Roman"/>
          <w:sz w:val="24"/>
          <w:szCs w:val="24"/>
        </w:rPr>
        <w:t>by</w:t>
      </w:r>
      <w:r w:rsidR="192EF401" w:rsidRPr="45C18A42">
        <w:rPr>
          <w:rFonts w:ascii="Times New Roman" w:eastAsia="Times New Roman" w:hAnsi="Times New Roman" w:cs="Times New Roman"/>
          <w:sz w:val="24"/>
          <w:szCs w:val="24"/>
        </w:rPr>
        <w:t xml:space="preserve"> saving time</w:t>
      </w:r>
      <w:r w:rsidR="29342350" w:rsidRPr="45C18A42">
        <w:rPr>
          <w:rFonts w:ascii="Times New Roman" w:eastAsia="Times New Roman" w:hAnsi="Times New Roman" w:cs="Times New Roman"/>
          <w:sz w:val="24"/>
          <w:szCs w:val="24"/>
        </w:rPr>
        <w:t xml:space="preserve"> and </w:t>
      </w:r>
      <w:r w:rsidR="192EF401" w:rsidRPr="45C18A42">
        <w:rPr>
          <w:rFonts w:ascii="Times New Roman" w:eastAsia="Times New Roman" w:hAnsi="Times New Roman" w:cs="Times New Roman"/>
          <w:sz w:val="24"/>
          <w:szCs w:val="24"/>
        </w:rPr>
        <w:t>complexity</w:t>
      </w:r>
      <w:r w:rsidR="3137299D" w:rsidRPr="45C18A42">
        <w:rPr>
          <w:rFonts w:ascii="Times New Roman" w:eastAsia="Times New Roman" w:hAnsi="Times New Roman" w:cs="Times New Roman"/>
          <w:sz w:val="24"/>
          <w:szCs w:val="24"/>
        </w:rPr>
        <w:t xml:space="preserve"> during </w:t>
      </w:r>
      <w:r w:rsidR="6B9A4F1A" w:rsidRPr="45C18A42">
        <w:rPr>
          <w:rFonts w:ascii="Times New Roman" w:eastAsia="Times New Roman" w:hAnsi="Times New Roman" w:cs="Times New Roman"/>
          <w:sz w:val="24"/>
          <w:szCs w:val="24"/>
        </w:rPr>
        <w:t>Hiring Process.</w:t>
      </w:r>
    </w:p>
    <w:p w14:paraId="57E45AC5" w14:textId="50984F64"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58FC86AD" w14:textId="15207C63" w:rsidR="46F454EC" w:rsidRDefault="46F454EC" w:rsidP="7CF260EA">
      <w:pPr>
        <w:rPr>
          <w:rFonts w:ascii="Times New Roman" w:eastAsia="Times New Roman" w:hAnsi="Times New Roman" w:cs="Times New Roman"/>
          <w:b/>
          <w:bCs/>
          <w:i/>
          <w:iCs/>
          <w:sz w:val="24"/>
          <w:szCs w:val="24"/>
        </w:rPr>
      </w:pPr>
    </w:p>
    <w:p w14:paraId="1B9C5A34" w14:textId="4B624EAD" w:rsidR="46F454EC" w:rsidRDefault="1D7943BA" w:rsidP="7CF260EA">
      <w:pPr>
        <w:rPr>
          <w:rFonts w:ascii="Times New Roman" w:eastAsia="Times New Roman" w:hAnsi="Times New Roman" w:cs="Times New Roman"/>
          <w:b/>
          <w:bCs/>
          <w:i/>
          <w:iCs/>
          <w:sz w:val="24"/>
          <w:szCs w:val="24"/>
          <w:u w:val="single"/>
        </w:rPr>
      </w:pPr>
      <w:r w:rsidRPr="7CF260EA">
        <w:rPr>
          <w:rFonts w:ascii="Times New Roman" w:eastAsia="Times New Roman" w:hAnsi="Times New Roman" w:cs="Times New Roman"/>
          <w:b/>
          <w:bCs/>
          <w:i/>
          <w:iCs/>
          <w:sz w:val="24"/>
          <w:szCs w:val="24"/>
        </w:rPr>
        <w:t xml:space="preserve"> </w:t>
      </w:r>
      <w:r w:rsidR="54E2F314" w:rsidRPr="7CF260EA">
        <w:rPr>
          <w:rFonts w:ascii="Times New Roman" w:eastAsia="Times New Roman" w:hAnsi="Times New Roman" w:cs="Times New Roman"/>
          <w:b/>
          <w:bCs/>
          <w:i/>
          <w:iCs/>
          <w:sz w:val="24"/>
          <w:szCs w:val="24"/>
          <w:u w:val="single"/>
        </w:rPr>
        <w:t>1.</w:t>
      </w:r>
      <w:r w:rsidRPr="7CF260EA">
        <w:rPr>
          <w:rFonts w:ascii="Times New Roman" w:eastAsia="Times New Roman" w:hAnsi="Times New Roman" w:cs="Times New Roman"/>
          <w:b/>
          <w:bCs/>
          <w:i/>
          <w:iCs/>
          <w:sz w:val="24"/>
          <w:szCs w:val="24"/>
          <w:u w:val="single"/>
        </w:rPr>
        <w:t>2.1 Business Requirement:</w:t>
      </w:r>
    </w:p>
    <w:p w14:paraId="10772C39" w14:textId="42B6A9EA" w:rsidR="09A5E3B8" w:rsidRDefault="5D34F5AA" w:rsidP="45C18A42">
      <w:pPr>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There will primarily </w:t>
      </w:r>
      <w:r w:rsidR="03760140" w:rsidRPr="45C18A42">
        <w:rPr>
          <w:rFonts w:ascii="Times New Roman" w:eastAsia="Times New Roman" w:hAnsi="Times New Roman" w:cs="Times New Roman"/>
          <w:sz w:val="24"/>
          <w:szCs w:val="24"/>
        </w:rPr>
        <w:t>be three</w:t>
      </w:r>
      <w:r w:rsidRPr="45C18A42">
        <w:rPr>
          <w:rFonts w:ascii="Times New Roman" w:eastAsia="Times New Roman" w:hAnsi="Times New Roman" w:cs="Times New Roman"/>
          <w:sz w:val="24"/>
          <w:szCs w:val="24"/>
        </w:rPr>
        <w:t xml:space="preserve"> </w:t>
      </w:r>
      <w:r w:rsidR="672984A6" w:rsidRPr="45C18A42">
        <w:rPr>
          <w:rFonts w:ascii="Times New Roman" w:eastAsia="Times New Roman" w:hAnsi="Times New Roman" w:cs="Times New Roman"/>
          <w:sz w:val="24"/>
          <w:szCs w:val="24"/>
        </w:rPr>
        <w:t>users – Recruiters,</w:t>
      </w:r>
      <w:r w:rsidR="7222E98E" w:rsidRPr="45C18A42">
        <w:rPr>
          <w:rFonts w:ascii="Times New Roman" w:eastAsia="Times New Roman" w:hAnsi="Times New Roman" w:cs="Times New Roman"/>
          <w:sz w:val="24"/>
          <w:szCs w:val="24"/>
        </w:rPr>
        <w:t xml:space="preserve"> Account</w:t>
      </w:r>
      <w:r w:rsidR="672984A6" w:rsidRPr="45C18A42">
        <w:rPr>
          <w:rFonts w:ascii="Times New Roman" w:eastAsia="Times New Roman" w:hAnsi="Times New Roman" w:cs="Times New Roman"/>
          <w:sz w:val="24"/>
          <w:szCs w:val="24"/>
        </w:rPr>
        <w:t xml:space="preserve"> Manager, </w:t>
      </w:r>
      <w:r w:rsidR="47EE6E12" w:rsidRPr="45C18A42">
        <w:rPr>
          <w:rFonts w:ascii="Times New Roman" w:eastAsia="Times New Roman" w:hAnsi="Times New Roman" w:cs="Times New Roman"/>
          <w:sz w:val="24"/>
          <w:szCs w:val="24"/>
        </w:rPr>
        <w:t>and A</w:t>
      </w:r>
      <w:r w:rsidR="672984A6" w:rsidRPr="45C18A42">
        <w:rPr>
          <w:rFonts w:ascii="Times New Roman" w:eastAsia="Times New Roman" w:hAnsi="Times New Roman" w:cs="Times New Roman"/>
          <w:sz w:val="24"/>
          <w:szCs w:val="24"/>
        </w:rPr>
        <w:t>dministrators</w:t>
      </w:r>
    </w:p>
    <w:p w14:paraId="34A1ABC5" w14:textId="19168F62" w:rsidR="28D50C2B" w:rsidRDefault="28D50C2B" w:rsidP="45C18A42">
      <w:pPr>
        <w:pStyle w:val="ListParagraph"/>
        <w:numPr>
          <w:ilvl w:val="0"/>
          <w:numId w:val="2"/>
        </w:numPr>
        <w:rPr>
          <w:rFonts w:eastAsiaTheme="minorEastAsia"/>
          <w:sz w:val="24"/>
          <w:szCs w:val="24"/>
        </w:rPr>
      </w:pPr>
      <w:r w:rsidRPr="45C18A42">
        <w:rPr>
          <w:rFonts w:ascii="Times New Roman" w:eastAsia="Times New Roman" w:hAnsi="Times New Roman" w:cs="Times New Roman"/>
          <w:sz w:val="24"/>
          <w:szCs w:val="24"/>
        </w:rPr>
        <w:t>The system should be able to provide User Interface that is interactive and helpful to understand the overall hiring p</w:t>
      </w:r>
      <w:r w:rsidR="4A823744" w:rsidRPr="45C18A42">
        <w:rPr>
          <w:rFonts w:ascii="Times New Roman" w:eastAsia="Times New Roman" w:hAnsi="Times New Roman" w:cs="Times New Roman"/>
          <w:sz w:val="24"/>
          <w:szCs w:val="24"/>
        </w:rPr>
        <w:t>rocess.</w:t>
      </w:r>
    </w:p>
    <w:p w14:paraId="1FC09F77" w14:textId="36FB50CD" w:rsidR="4A823744" w:rsidRDefault="4A823744" w:rsidP="45C18A42">
      <w:pPr>
        <w:pStyle w:val="ListParagraph"/>
        <w:numPr>
          <w:ilvl w:val="0"/>
          <w:numId w:val="2"/>
        </w:numPr>
        <w:rPr>
          <w:sz w:val="24"/>
          <w:szCs w:val="24"/>
        </w:rPr>
      </w:pPr>
      <w:r w:rsidRPr="45C18A42">
        <w:rPr>
          <w:rFonts w:ascii="Times New Roman" w:eastAsia="Times New Roman" w:hAnsi="Times New Roman" w:cs="Times New Roman"/>
          <w:sz w:val="24"/>
          <w:szCs w:val="24"/>
        </w:rPr>
        <w:t>System should be integrated with different job boards and allow the user to post job position at once to all the job boards</w:t>
      </w:r>
    </w:p>
    <w:p w14:paraId="3553360E" w14:textId="4747968D" w:rsidR="4A823744" w:rsidRDefault="4A823744" w:rsidP="45C18A42">
      <w:pPr>
        <w:pStyle w:val="ListParagraph"/>
        <w:numPr>
          <w:ilvl w:val="0"/>
          <w:numId w:val="2"/>
        </w:numPr>
        <w:rPr>
          <w:sz w:val="24"/>
          <w:szCs w:val="24"/>
        </w:rPr>
      </w:pPr>
      <w:r w:rsidRPr="45C18A42">
        <w:rPr>
          <w:rFonts w:ascii="Times New Roman" w:eastAsia="Times New Roman" w:hAnsi="Times New Roman" w:cs="Times New Roman"/>
          <w:sz w:val="24"/>
          <w:szCs w:val="24"/>
        </w:rPr>
        <w:t xml:space="preserve">System should be able to gather applicant’s profile by parsing the submitted resume and </w:t>
      </w:r>
      <w:r w:rsidR="5BD07B40" w:rsidRPr="45C18A42">
        <w:rPr>
          <w:rFonts w:ascii="Times New Roman" w:eastAsia="Times New Roman" w:hAnsi="Times New Roman" w:cs="Times New Roman"/>
          <w:sz w:val="24"/>
          <w:szCs w:val="24"/>
        </w:rPr>
        <w:t xml:space="preserve">show the best candidate to recruiters by matching the </w:t>
      </w:r>
      <w:r w:rsidR="1D2B679A" w:rsidRPr="45C18A42">
        <w:rPr>
          <w:rFonts w:ascii="Times New Roman" w:eastAsia="Times New Roman" w:hAnsi="Times New Roman" w:cs="Times New Roman"/>
          <w:sz w:val="24"/>
          <w:szCs w:val="24"/>
        </w:rPr>
        <w:t>keywords from job description and the resume.</w:t>
      </w:r>
    </w:p>
    <w:p w14:paraId="29BC9A25" w14:textId="57CD6154" w:rsidR="026D1CA9" w:rsidRDefault="28D50C2B" w:rsidP="45C18A42">
      <w:pPr>
        <w:pStyle w:val="ListParagraph"/>
        <w:numPr>
          <w:ilvl w:val="0"/>
          <w:numId w:val="3"/>
        </w:numPr>
        <w:rPr>
          <w:b/>
          <w:bCs/>
          <w:i/>
          <w:iCs/>
          <w:sz w:val="24"/>
          <w:szCs w:val="24"/>
        </w:rPr>
      </w:pPr>
      <w:r w:rsidRPr="45C18A42">
        <w:rPr>
          <w:rFonts w:ascii="Times New Roman" w:eastAsia="Times New Roman" w:hAnsi="Times New Roman" w:cs="Times New Roman"/>
          <w:sz w:val="24"/>
          <w:szCs w:val="24"/>
        </w:rPr>
        <w:t xml:space="preserve">The HR department should have access to all the applicants for </w:t>
      </w:r>
      <w:r w:rsidR="7814DC32" w:rsidRPr="45C18A42">
        <w:rPr>
          <w:rFonts w:ascii="Times New Roman" w:eastAsia="Times New Roman" w:hAnsi="Times New Roman" w:cs="Times New Roman"/>
          <w:sz w:val="24"/>
          <w:szCs w:val="24"/>
        </w:rPr>
        <w:t>each</w:t>
      </w:r>
      <w:r w:rsidRPr="45C18A42">
        <w:rPr>
          <w:rFonts w:ascii="Times New Roman" w:eastAsia="Times New Roman" w:hAnsi="Times New Roman" w:cs="Times New Roman"/>
          <w:sz w:val="24"/>
          <w:szCs w:val="24"/>
        </w:rPr>
        <w:t xml:space="preserve"> job position</w:t>
      </w:r>
      <w:r w:rsidR="63417237" w:rsidRPr="45C18A42">
        <w:rPr>
          <w:rFonts w:ascii="Times New Roman" w:eastAsia="Times New Roman" w:hAnsi="Times New Roman" w:cs="Times New Roman"/>
          <w:sz w:val="24"/>
          <w:szCs w:val="24"/>
        </w:rPr>
        <w:t>s. There will be multiple users (recruiters, account managers) and one administrator. Each user should have the</w:t>
      </w:r>
      <w:r w:rsidR="0894B375" w:rsidRPr="45C18A42">
        <w:rPr>
          <w:rFonts w:ascii="Times New Roman" w:eastAsia="Times New Roman" w:hAnsi="Times New Roman" w:cs="Times New Roman"/>
          <w:sz w:val="24"/>
          <w:szCs w:val="24"/>
        </w:rPr>
        <w:t>ir</w:t>
      </w:r>
      <w:r w:rsidR="63417237" w:rsidRPr="45C18A42">
        <w:rPr>
          <w:rFonts w:ascii="Times New Roman" w:eastAsia="Times New Roman" w:hAnsi="Times New Roman" w:cs="Times New Roman"/>
          <w:sz w:val="24"/>
          <w:szCs w:val="24"/>
        </w:rPr>
        <w:t xml:space="preserve"> own profile and login credentials.</w:t>
      </w:r>
      <w:r w:rsidR="554276D3" w:rsidRPr="45C18A42">
        <w:rPr>
          <w:rFonts w:ascii="Times New Roman" w:eastAsia="Times New Roman" w:hAnsi="Times New Roman" w:cs="Times New Roman"/>
          <w:sz w:val="24"/>
          <w:szCs w:val="24"/>
        </w:rPr>
        <w:t xml:space="preserve"> Users should be allowed to make changes of the hiring process (accepting applicants, interview rounds, and boarding).</w:t>
      </w:r>
      <w:r w:rsidR="63417237" w:rsidRPr="45C18A42">
        <w:rPr>
          <w:rFonts w:ascii="Times New Roman" w:eastAsia="Times New Roman" w:hAnsi="Times New Roman" w:cs="Times New Roman"/>
          <w:sz w:val="24"/>
          <w:szCs w:val="24"/>
        </w:rPr>
        <w:t xml:space="preserve"> </w:t>
      </w:r>
    </w:p>
    <w:p w14:paraId="164A780D" w14:textId="412789F3"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461E247F" w14:textId="24242155" w:rsidR="00E44F55" w:rsidRPr="00E44F55" w:rsidRDefault="1D7943BA" w:rsidP="45C18A42">
      <w:pPr>
        <w:rPr>
          <w:rFonts w:ascii="Times New Roman" w:eastAsia="Times New Roman" w:hAnsi="Times New Roman" w:cs="Times New Roman"/>
          <w:b/>
          <w:bCs/>
          <w:i/>
          <w:iCs/>
          <w:sz w:val="24"/>
          <w:szCs w:val="24"/>
          <w:u w:val="single"/>
        </w:rPr>
      </w:pPr>
      <w:r w:rsidRPr="45C18A42">
        <w:rPr>
          <w:rFonts w:ascii="Times New Roman" w:eastAsia="Times New Roman" w:hAnsi="Times New Roman" w:cs="Times New Roman"/>
          <w:b/>
          <w:bCs/>
          <w:i/>
          <w:iCs/>
          <w:sz w:val="24"/>
          <w:szCs w:val="24"/>
        </w:rPr>
        <w:t xml:space="preserve"> </w:t>
      </w:r>
      <w:r w:rsidR="6C597B0B" w:rsidRPr="45C18A42">
        <w:rPr>
          <w:rFonts w:ascii="Times New Roman" w:eastAsia="Times New Roman" w:hAnsi="Times New Roman" w:cs="Times New Roman"/>
          <w:b/>
          <w:bCs/>
          <w:i/>
          <w:iCs/>
          <w:sz w:val="24"/>
          <w:szCs w:val="24"/>
          <w:u w:val="single"/>
        </w:rPr>
        <w:t>1.</w:t>
      </w:r>
      <w:r w:rsidRPr="45C18A42">
        <w:rPr>
          <w:rFonts w:ascii="Times New Roman" w:eastAsia="Times New Roman" w:hAnsi="Times New Roman" w:cs="Times New Roman"/>
          <w:b/>
          <w:bCs/>
          <w:i/>
          <w:iCs/>
          <w:sz w:val="24"/>
          <w:szCs w:val="24"/>
          <w:u w:val="single"/>
        </w:rPr>
        <w:t>2.2 Business Value</w:t>
      </w:r>
    </w:p>
    <w:p w14:paraId="5A9EEC38" w14:textId="76298217" w:rsidR="47045A85" w:rsidRDefault="6A362B25" w:rsidP="009F44C1">
      <w:pPr>
        <w:pStyle w:val="ListParagraph"/>
        <w:numPr>
          <w:ilvl w:val="0"/>
          <w:numId w:val="4"/>
        </w:numPr>
        <w:rPr>
          <w:rFonts w:eastAsiaTheme="minorEastAsia"/>
          <w:b/>
          <w:bCs/>
          <w:i/>
          <w:iCs/>
          <w:sz w:val="24"/>
          <w:szCs w:val="24"/>
        </w:rPr>
      </w:pPr>
      <w:r w:rsidRPr="45C18A42">
        <w:rPr>
          <w:rFonts w:ascii="Times New Roman" w:eastAsia="Times New Roman" w:hAnsi="Times New Roman" w:cs="Times New Roman"/>
          <w:b/>
          <w:bCs/>
          <w:i/>
          <w:iCs/>
          <w:sz w:val="24"/>
          <w:szCs w:val="24"/>
        </w:rPr>
        <w:t>Efficiency Value:</w:t>
      </w:r>
      <w:r w:rsidR="3364F980">
        <w:br/>
      </w:r>
      <w:r w:rsidR="2C18152E" w:rsidRPr="45C18A42">
        <w:rPr>
          <w:rFonts w:ascii="Times New Roman" w:eastAsia="Times New Roman" w:hAnsi="Times New Roman" w:cs="Times New Roman"/>
          <w:sz w:val="24"/>
          <w:szCs w:val="24"/>
        </w:rPr>
        <w:t xml:space="preserve">Building the applicant tracking system helps the company to </w:t>
      </w:r>
      <w:r w:rsidR="7387A19F" w:rsidRPr="45C18A42">
        <w:rPr>
          <w:rFonts w:ascii="Times New Roman" w:eastAsia="Times New Roman" w:hAnsi="Times New Roman" w:cs="Times New Roman"/>
          <w:sz w:val="24"/>
          <w:szCs w:val="24"/>
        </w:rPr>
        <w:t>make the hiring process easier</w:t>
      </w:r>
      <w:r w:rsidR="2C18152E" w:rsidRPr="45C18A42">
        <w:rPr>
          <w:rFonts w:ascii="Times New Roman" w:eastAsia="Times New Roman" w:hAnsi="Times New Roman" w:cs="Times New Roman"/>
          <w:sz w:val="24"/>
          <w:szCs w:val="24"/>
        </w:rPr>
        <w:t>. The system automates the process of hiring applicants and tracking their status</w:t>
      </w:r>
      <w:r w:rsidR="0F4C2E75" w:rsidRPr="45C18A42">
        <w:rPr>
          <w:rFonts w:ascii="Times New Roman" w:eastAsia="Times New Roman" w:hAnsi="Times New Roman" w:cs="Times New Roman"/>
          <w:sz w:val="24"/>
          <w:szCs w:val="24"/>
        </w:rPr>
        <w:t xml:space="preserve"> making the process time and cost efficient.</w:t>
      </w:r>
      <w:r w:rsidR="3364F980">
        <w:br/>
      </w:r>
    </w:p>
    <w:p w14:paraId="0653D496" w14:textId="3D29FF3E" w:rsidR="47045A85" w:rsidRDefault="2C18152E" w:rsidP="009F44C1">
      <w:pPr>
        <w:pStyle w:val="ListParagraph"/>
        <w:numPr>
          <w:ilvl w:val="0"/>
          <w:numId w:val="4"/>
        </w:numPr>
        <w:rPr>
          <w:b/>
          <w:bCs/>
          <w:i/>
          <w:iCs/>
          <w:sz w:val="24"/>
          <w:szCs w:val="24"/>
        </w:rPr>
      </w:pPr>
      <w:r w:rsidRPr="7CF260EA">
        <w:rPr>
          <w:rFonts w:ascii="Times New Roman" w:eastAsia="Times New Roman" w:hAnsi="Times New Roman" w:cs="Times New Roman"/>
          <w:b/>
          <w:bCs/>
          <w:i/>
          <w:iCs/>
          <w:sz w:val="24"/>
          <w:szCs w:val="24"/>
        </w:rPr>
        <w:t>Commercial value:</w:t>
      </w:r>
    </w:p>
    <w:p w14:paraId="646C42A7" w14:textId="301D5025" w:rsidR="47045A85" w:rsidRDefault="2C18152E" w:rsidP="45C18A42">
      <w:pPr>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The company or department will </w:t>
      </w:r>
      <w:r w:rsidR="2FD0A81A" w:rsidRPr="45C18A42">
        <w:rPr>
          <w:rFonts w:ascii="Times New Roman" w:eastAsia="Times New Roman" w:hAnsi="Times New Roman" w:cs="Times New Roman"/>
          <w:sz w:val="24"/>
          <w:szCs w:val="24"/>
        </w:rPr>
        <w:t>save time and money</w:t>
      </w:r>
      <w:r w:rsidRPr="45C18A42">
        <w:rPr>
          <w:rFonts w:ascii="Times New Roman" w:eastAsia="Times New Roman" w:hAnsi="Times New Roman" w:cs="Times New Roman"/>
          <w:sz w:val="24"/>
          <w:szCs w:val="24"/>
        </w:rPr>
        <w:t xml:space="preserve"> </w:t>
      </w:r>
      <w:r w:rsidR="52AF41F7" w:rsidRPr="45C18A42">
        <w:rPr>
          <w:rFonts w:ascii="Times New Roman" w:eastAsia="Times New Roman" w:hAnsi="Times New Roman" w:cs="Times New Roman"/>
          <w:sz w:val="24"/>
          <w:szCs w:val="24"/>
        </w:rPr>
        <w:t xml:space="preserve">in long run </w:t>
      </w:r>
      <w:r w:rsidRPr="45C18A42">
        <w:rPr>
          <w:rFonts w:ascii="Times New Roman" w:eastAsia="Times New Roman" w:hAnsi="Times New Roman" w:cs="Times New Roman"/>
          <w:sz w:val="24"/>
          <w:szCs w:val="24"/>
        </w:rPr>
        <w:t>by implementing the applicant tracking system. We can cut operation costs of manual hiring of applications.</w:t>
      </w:r>
    </w:p>
    <w:p w14:paraId="48B7C268" w14:textId="3182399F" w:rsidR="47045A85" w:rsidRDefault="135E0ABB" w:rsidP="009F44C1">
      <w:pPr>
        <w:pStyle w:val="ListParagraph"/>
        <w:numPr>
          <w:ilvl w:val="0"/>
          <w:numId w:val="4"/>
        </w:numPr>
        <w:rPr>
          <w:b/>
          <w:bCs/>
          <w:i/>
          <w:iCs/>
          <w:sz w:val="24"/>
          <w:szCs w:val="24"/>
        </w:rPr>
      </w:pPr>
      <w:r w:rsidRPr="7CF260EA">
        <w:rPr>
          <w:rFonts w:ascii="Times New Roman" w:eastAsia="Times New Roman" w:hAnsi="Times New Roman" w:cs="Times New Roman"/>
          <w:b/>
          <w:bCs/>
          <w:i/>
          <w:iCs/>
          <w:sz w:val="24"/>
          <w:szCs w:val="24"/>
        </w:rPr>
        <w:t>Market value</w:t>
      </w:r>
      <w:r w:rsidR="5AE64524" w:rsidRPr="7CF260EA">
        <w:rPr>
          <w:rFonts w:ascii="Times New Roman" w:eastAsia="Times New Roman" w:hAnsi="Times New Roman" w:cs="Times New Roman"/>
          <w:b/>
          <w:bCs/>
          <w:i/>
          <w:iCs/>
          <w:sz w:val="24"/>
          <w:szCs w:val="24"/>
        </w:rPr>
        <w:t>:</w:t>
      </w:r>
    </w:p>
    <w:p w14:paraId="1DA7981C" w14:textId="29195156" w:rsidR="28B97BB7" w:rsidRDefault="53C239EE" w:rsidP="45C18A42">
      <w:pPr>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The company or department in which the applicant tracking application is developed will add more features </w:t>
      </w:r>
      <w:r w:rsidR="6DD2A448" w:rsidRPr="45C18A42">
        <w:rPr>
          <w:rFonts w:ascii="Times New Roman" w:eastAsia="Times New Roman" w:hAnsi="Times New Roman" w:cs="Times New Roman"/>
          <w:sz w:val="24"/>
          <w:szCs w:val="24"/>
        </w:rPr>
        <w:t xml:space="preserve">to HR hiring process. The ATS will help to make more </w:t>
      </w:r>
      <w:r w:rsidR="7BFB2121" w:rsidRPr="45C18A42">
        <w:rPr>
          <w:rFonts w:ascii="Times New Roman" w:eastAsia="Times New Roman" w:hAnsi="Times New Roman" w:cs="Times New Roman"/>
          <w:sz w:val="24"/>
          <w:szCs w:val="24"/>
        </w:rPr>
        <w:t>placements</w:t>
      </w:r>
      <w:r w:rsidR="6DD2A448" w:rsidRPr="45C18A42">
        <w:rPr>
          <w:rFonts w:ascii="Times New Roman" w:eastAsia="Times New Roman" w:hAnsi="Times New Roman" w:cs="Times New Roman"/>
          <w:sz w:val="24"/>
          <w:szCs w:val="24"/>
        </w:rPr>
        <w:t xml:space="preserve"> and play a key role </w:t>
      </w:r>
      <w:r w:rsidR="5AE350C8" w:rsidRPr="45C18A42">
        <w:rPr>
          <w:rFonts w:ascii="Times New Roman" w:eastAsia="Times New Roman" w:hAnsi="Times New Roman" w:cs="Times New Roman"/>
          <w:sz w:val="24"/>
          <w:szCs w:val="24"/>
        </w:rPr>
        <w:t xml:space="preserve">in improving competitiveness. </w:t>
      </w:r>
    </w:p>
    <w:p w14:paraId="04D98103" w14:textId="77777777" w:rsidR="00253E65" w:rsidRPr="00253E65" w:rsidRDefault="00253E65" w:rsidP="7CF260EA">
      <w:pPr>
        <w:rPr>
          <w:rFonts w:ascii="Times New Roman" w:eastAsia="Times New Roman" w:hAnsi="Times New Roman" w:cs="Times New Roman"/>
          <w:b/>
          <w:bCs/>
          <w:i/>
          <w:iCs/>
          <w:sz w:val="24"/>
          <w:szCs w:val="24"/>
        </w:rPr>
      </w:pPr>
    </w:p>
    <w:p w14:paraId="2D78DABB" w14:textId="14DC27E4" w:rsidR="46F454EC" w:rsidRDefault="1D7943BA" w:rsidP="45C18A42">
      <w:pPr>
        <w:jc w:val="center"/>
        <w:rPr>
          <w:rFonts w:ascii="Times New Roman" w:eastAsia="Times New Roman" w:hAnsi="Times New Roman" w:cs="Times New Roman"/>
          <w:b/>
          <w:bCs/>
          <w:i/>
          <w:iCs/>
        </w:rPr>
      </w:pPr>
      <w:r w:rsidRPr="45C18A42">
        <w:rPr>
          <w:rFonts w:ascii="Times New Roman" w:eastAsia="Times New Roman" w:hAnsi="Times New Roman" w:cs="Times New Roman"/>
          <w:b/>
          <w:bCs/>
          <w:i/>
          <w:iCs/>
        </w:rPr>
        <w:t xml:space="preserve">Part </w:t>
      </w:r>
      <w:r w:rsidR="15837BFB" w:rsidRPr="45C18A42">
        <w:rPr>
          <w:rFonts w:ascii="Times New Roman" w:eastAsia="Times New Roman" w:hAnsi="Times New Roman" w:cs="Times New Roman"/>
          <w:b/>
          <w:bCs/>
          <w:i/>
          <w:iCs/>
        </w:rPr>
        <w:t>1.</w:t>
      </w:r>
      <w:r w:rsidRPr="45C18A42">
        <w:rPr>
          <w:rFonts w:ascii="Times New Roman" w:eastAsia="Times New Roman" w:hAnsi="Times New Roman" w:cs="Times New Roman"/>
          <w:b/>
          <w:bCs/>
          <w:i/>
          <w:iCs/>
        </w:rPr>
        <w:t>3: Feasibility Analysis</w:t>
      </w:r>
    </w:p>
    <w:p w14:paraId="32E44167" w14:textId="0DD12566"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337BEADC" w14:textId="77777777" w:rsidR="00EC1E33" w:rsidRPr="00253E65" w:rsidRDefault="1D7943BA" w:rsidP="7CF260EA">
      <w:pPr>
        <w:rPr>
          <w:b/>
          <w:bCs/>
          <w:i/>
          <w:iCs/>
        </w:rPr>
      </w:pPr>
      <w:r w:rsidRPr="7CF260EA">
        <w:rPr>
          <w:rFonts w:ascii="Times New Roman" w:eastAsia="Times New Roman" w:hAnsi="Times New Roman" w:cs="Times New Roman"/>
          <w:b/>
          <w:bCs/>
          <w:i/>
          <w:iCs/>
          <w:sz w:val="24"/>
          <w:szCs w:val="24"/>
        </w:rPr>
        <w:t xml:space="preserve"> </w:t>
      </w:r>
    </w:p>
    <w:p w14:paraId="477BB66A" w14:textId="77777777" w:rsidR="00C230D4" w:rsidRPr="00253E65" w:rsidRDefault="275D928C" w:rsidP="7CF260EA">
      <w:pPr>
        <w:rPr>
          <w:b/>
          <w:bCs/>
          <w:i/>
          <w:iCs/>
          <w:u w:val="single"/>
        </w:rPr>
      </w:pPr>
      <w:r w:rsidRPr="7CF260EA">
        <w:rPr>
          <w:rFonts w:ascii="Times New Roman" w:eastAsia="Times New Roman" w:hAnsi="Times New Roman" w:cs="Times New Roman"/>
          <w:b/>
          <w:bCs/>
          <w:i/>
          <w:iCs/>
          <w:sz w:val="24"/>
          <w:szCs w:val="24"/>
          <w:u w:val="single"/>
        </w:rPr>
        <w:t>1.</w:t>
      </w:r>
      <w:r w:rsidR="1D7943BA" w:rsidRPr="7CF260EA">
        <w:rPr>
          <w:rFonts w:ascii="Times New Roman" w:eastAsia="Times New Roman" w:hAnsi="Times New Roman" w:cs="Times New Roman"/>
          <w:b/>
          <w:bCs/>
          <w:i/>
          <w:iCs/>
          <w:sz w:val="24"/>
          <w:szCs w:val="24"/>
          <w:u w:val="single"/>
        </w:rPr>
        <w:t>3.1 Technical Feasibility:</w:t>
      </w:r>
    </w:p>
    <w:p w14:paraId="27ACBCCD" w14:textId="746AFD13" w:rsidR="004915F1" w:rsidRPr="00A71531" w:rsidRDefault="158773B0" w:rsidP="7CF260EA">
      <w:pPr>
        <w:rPr>
          <w:rFonts w:ascii="Times New Roman" w:eastAsia="Times New Roman" w:hAnsi="Times New Roman" w:cs="Times New Roman"/>
          <w:sz w:val="24"/>
          <w:szCs w:val="24"/>
        </w:rPr>
      </w:pPr>
      <w:r w:rsidRPr="7CF260EA">
        <w:rPr>
          <w:rFonts w:ascii="Times New Roman" w:eastAsia="Times New Roman" w:hAnsi="Times New Roman" w:cs="Times New Roman"/>
          <w:sz w:val="24"/>
          <w:szCs w:val="24"/>
        </w:rPr>
        <w:t xml:space="preserve">The Applicant Tracking System is feasible </w:t>
      </w:r>
      <w:r w:rsidR="1872171A" w:rsidRPr="7CF260EA">
        <w:rPr>
          <w:rFonts w:ascii="Times New Roman" w:eastAsia="Times New Roman" w:hAnsi="Times New Roman" w:cs="Times New Roman"/>
          <w:sz w:val="24"/>
          <w:szCs w:val="24"/>
        </w:rPr>
        <w:t xml:space="preserve">technically, although there is some risk. </w:t>
      </w:r>
    </w:p>
    <w:p w14:paraId="4A635E3C" w14:textId="66EEA1B4" w:rsidR="003B3BF4" w:rsidRPr="00A71531" w:rsidRDefault="2458FA9A" w:rsidP="009F44C1">
      <w:pPr>
        <w:pStyle w:val="ListParagraph"/>
        <w:numPr>
          <w:ilvl w:val="0"/>
          <w:numId w:val="5"/>
        </w:numPr>
        <w:rPr>
          <w:rFonts w:eastAsiaTheme="minorEastAsia"/>
          <w:b/>
          <w:bCs/>
          <w:i/>
          <w:iCs/>
          <w:color w:val="000000" w:themeColor="text1"/>
          <w:sz w:val="24"/>
          <w:szCs w:val="24"/>
        </w:rPr>
      </w:pPr>
      <w:r w:rsidRPr="7CF260EA">
        <w:rPr>
          <w:rFonts w:ascii="Times New Roman" w:eastAsia="Times New Roman" w:hAnsi="Times New Roman" w:cs="Times New Roman"/>
          <w:b/>
          <w:bCs/>
          <w:i/>
          <w:iCs/>
          <w:sz w:val="24"/>
          <w:szCs w:val="24"/>
        </w:rPr>
        <w:t>Project Risk</w:t>
      </w:r>
      <w:r w:rsidR="0880E42D" w:rsidRPr="7CF260EA">
        <w:rPr>
          <w:rFonts w:ascii="Times New Roman" w:eastAsia="Times New Roman" w:hAnsi="Times New Roman" w:cs="Times New Roman"/>
          <w:b/>
          <w:bCs/>
          <w:i/>
          <w:iCs/>
          <w:sz w:val="24"/>
          <w:szCs w:val="24"/>
        </w:rPr>
        <w:t xml:space="preserve"> Delivery:</w:t>
      </w:r>
      <w:r w:rsidR="32FD4588" w:rsidRPr="7CF260EA">
        <w:rPr>
          <w:rFonts w:ascii="Times New Roman" w:eastAsia="Times New Roman" w:hAnsi="Times New Roman" w:cs="Times New Roman"/>
          <w:sz w:val="24"/>
          <w:szCs w:val="24"/>
        </w:rPr>
        <w:t xml:space="preserve"> Medium</w:t>
      </w:r>
    </w:p>
    <w:p w14:paraId="246B13FB" w14:textId="7E8F959A" w:rsidR="00131047" w:rsidRPr="00A71531" w:rsidRDefault="07DA806C" w:rsidP="009F44C1">
      <w:pPr>
        <w:pStyle w:val="ListParagraph"/>
        <w:numPr>
          <w:ilvl w:val="0"/>
          <w:numId w:val="12"/>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The basic process of the applicant tracking system is clear and concise. Most are familiar with the general front end of an application tracking system.</w:t>
      </w:r>
    </w:p>
    <w:p w14:paraId="30D3490B" w14:textId="072E35AC" w:rsidR="00131047" w:rsidRPr="00A71531" w:rsidRDefault="07DA806C" w:rsidP="009F44C1">
      <w:pPr>
        <w:pStyle w:val="ListParagraph"/>
        <w:numPr>
          <w:ilvl w:val="0"/>
          <w:numId w:val="12"/>
        </w:numPr>
        <w:rPr>
          <w:rFonts w:ascii="Times New Roman" w:eastAsia="Times New Roman" w:hAnsi="Times New Roman" w:cs="Times New Roman"/>
          <w:color w:val="000000" w:themeColor="text1"/>
          <w:sz w:val="24"/>
          <w:szCs w:val="24"/>
        </w:rPr>
      </w:pPr>
      <w:r w:rsidRPr="45C18A42">
        <w:rPr>
          <w:rFonts w:ascii="Times New Roman" w:eastAsia="Times New Roman" w:hAnsi="Times New Roman" w:cs="Times New Roman"/>
          <w:sz w:val="24"/>
          <w:szCs w:val="24"/>
        </w:rPr>
        <w:t xml:space="preserve">The unclear part is the database/backend that controls and supports all the data that applicants enter </w:t>
      </w:r>
      <w:r w:rsidR="22437FB3" w:rsidRPr="45C18A42">
        <w:rPr>
          <w:rFonts w:ascii="Times New Roman" w:eastAsia="Times New Roman" w:hAnsi="Times New Roman" w:cs="Times New Roman"/>
          <w:sz w:val="24"/>
          <w:szCs w:val="24"/>
        </w:rPr>
        <w:t xml:space="preserve">or system parses, </w:t>
      </w:r>
      <w:r w:rsidRPr="45C18A42">
        <w:rPr>
          <w:rFonts w:ascii="Times New Roman" w:eastAsia="Times New Roman" w:hAnsi="Times New Roman" w:cs="Times New Roman"/>
          <w:sz w:val="24"/>
          <w:szCs w:val="24"/>
        </w:rPr>
        <w:t>but we can get information from HR to tackle this risk.</w:t>
      </w:r>
      <w:r w:rsidR="00131047">
        <w:br/>
      </w:r>
    </w:p>
    <w:p w14:paraId="35C5A7E4" w14:textId="0E47CB61" w:rsidR="00131047" w:rsidRPr="00A71531" w:rsidRDefault="30D157F2" w:rsidP="009F44C1">
      <w:pPr>
        <w:pStyle w:val="ListParagraph"/>
        <w:numPr>
          <w:ilvl w:val="0"/>
          <w:numId w:val="5"/>
        </w:numPr>
        <w:rPr>
          <w:b/>
          <w:bCs/>
          <w:i/>
          <w:iCs/>
          <w:color w:val="000000" w:themeColor="text1"/>
          <w:sz w:val="24"/>
          <w:szCs w:val="24"/>
        </w:rPr>
      </w:pPr>
      <w:r w:rsidRPr="7CF260EA">
        <w:rPr>
          <w:rFonts w:ascii="Times New Roman" w:eastAsia="Times New Roman" w:hAnsi="Times New Roman" w:cs="Times New Roman"/>
          <w:b/>
          <w:bCs/>
          <w:i/>
          <w:iCs/>
          <w:sz w:val="24"/>
          <w:szCs w:val="24"/>
        </w:rPr>
        <w:t>Project Risk Programming:</w:t>
      </w:r>
      <w:r w:rsidR="67ACD22A" w:rsidRPr="7CF260EA">
        <w:rPr>
          <w:rFonts w:ascii="Times New Roman" w:eastAsia="Times New Roman" w:hAnsi="Times New Roman" w:cs="Times New Roman"/>
          <w:sz w:val="24"/>
          <w:szCs w:val="24"/>
        </w:rPr>
        <w:t xml:space="preserve"> </w:t>
      </w:r>
      <w:r w:rsidR="3380554D" w:rsidRPr="7CF260EA">
        <w:rPr>
          <w:rFonts w:ascii="Times New Roman" w:eastAsia="Times New Roman" w:hAnsi="Times New Roman" w:cs="Times New Roman"/>
          <w:sz w:val="24"/>
          <w:szCs w:val="24"/>
        </w:rPr>
        <w:t>Medium</w:t>
      </w:r>
    </w:p>
    <w:p w14:paraId="7DD59FA6" w14:textId="0888640E" w:rsidR="00131047" w:rsidRPr="00A71531" w:rsidRDefault="097C66DD" w:rsidP="009F44C1">
      <w:pPr>
        <w:pStyle w:val="ListParagraph"/>
        <w:numPr>
          <w:ilvl w:val="0"/>
          <w:numId w:val="13"/>
        </w:numPr>
        <w:rPr>
          <w:rFonts w:ascii="Times New Roman" w:eastAsia="Times New Roman" w:hAnsi="Times New Roman" w:cs="Times New Roman"/>
          <w:color w:val="000000" w:themeColor="text1"/>
          <w:sz w:val="24"/>
          <w:szCs w:val="24"/>
        </w:rPr>
      </w:pPr>
      <w:r w:rsidRPr="45C18A42">
        <w:rPr>
          <w:rFonts w:ascii="Times New Roman" w:eastAsia="Times New Roman" w:hAnsi="Times New Roman" w:cs="Times New Roman"/>
          <w:sz w:val="24"/>
          <w:szCs w:val="24"/>
        </w:rPr>
        <w:t xml:space="preserve">There are 4 people in the project, 2 people </w:t>
      </w:r>
      <w:r w:rsidR="28820E27" w:rsidRPr="45C18A42">
        <w:rPr>
          <w:rFonts w:ascii="Times New Roman" w:eastAsia="Times New Roman" w:hAnsi="Times New Roman" w:cs="Times New Roman"/>
          <w:sz w:val="24"/>
          <w:szCs w:val="24"/>
        </w:rPr>
        <w:t>have programming and web application development</w:t>
      </w:r>
      <w:r w:rsidRPr="45C18A42">
        <w:rPr>
          <w:rFonts w:ascii="Times New Roman" w:eastAsia="Times New Roman" w:hAnsi="Times New Roman" w:cs="Times New Roman"/>
          <w:sz w:val="24"/>
          <w:szCs w:val="24"/>
        </w:rPr>
        <w:t xml:space="preserve"> experience with front end development. </w:t>
      </w:r>
    </w:p>
    <w:p w14:paraId="53FBB675" w14:textId="2C4B737C" w:rsidR="00131047" w:rsidRPr="00A71531" w:rsidRDefault="097C66DD" w:rsidP="009F44C1">
      <w:pPr>
        <w:pStyle w:val="ListParagraph"/>
        <w:numPr>
          <w:ilvl w:val="0"/>
          <w:numId w:val="13"/>
        </w:numPr>
        <w:rPr>
          <w:rFonts w:eastAsiaTheme="minorEastAsia"/>
          <w:color w:val="000000" w:themeColor="text1"/>
          <w:sz w:val="24"/>
          <w:szCs w:val="24"/>
        </w:rPr>
      </w:pPr>
      <w:r w:rsidRPr="45C18A42">
        <w:rPr>
          <w:rFonts w:ascii="Times New Roman" w:eastAsia="Times New Roman" w:hAnsi="Times New Roman" w:cs="Times New Roman"/>
          <w:sz w:val="24"/>
          <w:szCs w:val="24"/>
        </w:rPr>
        <w:t xml:space="preserve">One has decent experience in </w:t>
      </w:r>
      <w:r w:rsidR="0C72D220" w:rsidRPr="45C18A42">
        <w:rPr>
          <w:rFonts w:ascii="Times New Roman" w:eastAsia="Times New Roman" w:hAnsi="Times New Roman" w:cs="Times New Roman"/>
          <w:sz w:val="24"/>
          <w:szCs w:val="24"/>
        </w:rPr>
        <w:t>database and backend development.</w:t>
      </w:r>
    </w:p>
    <w:p w14:paraId="30610B37" w14:textId="22743F12" w:rsidR="00131047" w:rsidRPr="00A71531" w:rsidRDefault="097C66DD" w:rsidP="009F44C1">
      <w:pPr>
        <w:pStyle w:val="ListParagraph"/>
        <w:numPr>
          <w:ilvl w:val="0"/>
          <w:numId w:val="13"/>
        </w:numPr>
        <w:rPr>
          <w:color w:val="000000" w:themeColor="text1"/>
          <w:sz w:val="24"/>
          <w:szCs w:val="24"/>
        </w:rPr>
      </w:pPr>
      <w:r w:rsidRPr="45C18A42">
        <w:rPr>
          <w:rFonts w:ascii="Times New Roman" w:eastAsia="Times New Roman" w:hAnsi="Times New Roman" w:cs="Times New Roman"/>
          <w:sz w:val="24"/>
          <w:szCs w:val="24"/>
        </w:rPr>
        <w:t>One has primarily HR experience and have used other applicant tracking systems</w:t>
      </w:r>
      <w:r w:rsidR="065FD493" w:rsidRPr="45C18A42">
        <w:rPr>
          <w:rFonts w:ascii="Times New Roman" w:eastAsia="Times New Roman" w:hAnsi="Times New Roman" w:cs="Times New Roman"/>
          <w:sz w:val="24"/>
          <w:szCs w:val="24"/>
        </w:rPr>
        <w:t xml:space="preserve"> and</w:t>
      </w:r>
      <w:r w:rsidRPr="45C18A42">
        <w:rPr>
          <w:rFonts w:ascii="Times New Roman" w:eastAsia="Times New Roman" w:hAnsi="Times New Roman" w:cs="Times New Roman"/>
          <w:sz w:val="24"/>
          <w:szCs w:val="24"/>
        </w:rPr>
        <w:t xml:space="preserve"> will showcase what other systems </w:t>
      </w:r>
      <w:proofErr w:type="gramStart"/>
      <w:r w:rsidRPr="45C18A42">
        <w:rPr>
          <w:rFonts w:ascii="Times New Roman" w:eastAsia="Times New Roman" w:hAnsi="Times New Roman" w:cs="Times New Roman"/>
          <w:sz w:val="24"/>
          <w:szCs w:val="24"/>
        </w:rPr>
        <w:t>don’t</w:t>
      </w:r>
      <w:proofErr w:type="gramEnd"/>
      <w:r w:rsidRPr="45C18A42">
        <w:rPr>
          <w:rFonts w:ascii="Times New Roman" w:eastAsia="Times New Roman" w:hAnsi="Times New Roman" w:cs="Times New Roman"/>
          <w:sz w:val="24"/>
          <w:szCs w:val="24"/>
        </w:rPr>
        <w:t xml:space="preserve"> do so well, that way we can make substantial benefits.</w:t>
      </w:r>
      <w:r w:rsidR="00131047">
        <w:br/>
      </w:r>
    </w:p>
    <w:p w14:paraId="699451F6" w14:textId="3D0FF763" w:rsidR="00131047" w:rsidRPr="00A71531" w:rsidRDefault="00131047" w:rsidP="009F44C1">
      <w:pPr>
        <w:pStyle w:val="ListParagraph"/>
        <w:numPr>
          <w:ilvl w:val="0"/>
          <w:numId w:val="5"/>
        </w:numPr>
        <w:rPr>
          <w:b/>
          <w:bCs/>
          <w:i/>
          <w:iCs/>
          <w:color w:val="000000" w:themeColor="text1"/>
          <w:sz w:val="24"/>
          <w:szCs w:val="24"/>
        </w:rPr>
      </w:pPr>
      <w:r w:rsidRPr="45C18A42">
        <w:rPr>
          <w:rFonts w:ascii="Times New Roman" w:eastAsia="Times New Roman" w:hAnsi="Times New Roman" w:cs="Times New Roman"/>
          <w:b/>
          <w:bCs/>
          <w:i/>
          <w:iCs/>
          <w:sz w:val="24"/>
          <w:szCs w:val="24"/>
        </w:rPr>
        <w:t xml:space="preserve">Project Size: </w:t>
      </w:r>
      <w:r w:rsidR="00EA0351" w:rsidRPr="45C18A42">
        <w:rPr>
          <w:rFonts w:ascii="Times New Roman" w:eastAsia="Times New Roman" w:hAnsi="Times New Roman" w:cs="Times New Roman"/>
          <w:sz w:val="24"/>
          <w:szCs w:val="24"/>
        </w:rPr>
        <w:t>Low</w:t>
      </w:r>
    </w:p>
    <w:p w14:paraId="69054CF3" w14:textId="77777777" w:rsidR="00994101" w:rsidRPr="00A71531" w:rsidRDefault="17AB0B0E" w:rsidP="009F44C1">
      <w:pPr>
        <w:pStyle w:val="ListParagraph"/>
        <w:numPr>
          <w:ilvl w:val="0"/>
          <w:numId w:val="14"/>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The team will include 4 people.</w:t>
      </w:r>
    </w:p>
    <w:p w14:paraId="3B200B07" w14:textId="62D19FA1" w:rsidR="00994101" w:rsidRPr="00A71531" w:rsidRDefault="17AB0B0E" w:rsidP="009F44C1">
      <w:pPr>
        <w:pStyle w:val="ListParagraph"/>
        <w:numPr>
          <w:ilvl w:val="0"/>
          <w:numId w:val="14"/>
        </w:numPr>
        <w:rPr>
          <w:rFonts w:ascii="Times New Roman" w:eastAsia="Times New Roman" w:hAnsi="Times New Roman" w:cs="Times New Roman"/>
          <w:color w:val="000000" w:themeColor="text1"/>
          <w:sz w:val="24"/>
          <w:szCs w:val="24"/>
        </w:rPr>
      </w:pPr>
      <w:r w:rsidRPr="45C18A42">
        <w:rPr>
          <w:rFonts w:ascii="Times New Roman" w:eastAsia="Times New Roman" w:hAnsi="Times New Roman" w:cs="Times New Roman"/>
          <w:sz w:val="24"/>
          <w:szCs w:val="24"/>
        </w:rPr>
        <w:t>The project will last 2 months and will start rolling out partially in 6 weeks, roughly a month and a half.</w:t>
      </w:r>
      <w:r w:rsidR="006C6B6C">
        <w:br/>
      </w:r>
    </w:p>
    <w:p w14:paraId="6483E7AE" w14:textId="2A1D5E21" w:rsidR="00994101" w:rsidRPr="00A71531" w:rsidRDefault="006C6B6C" w:rsidP="009F44C1">
      <w:pPr>
        <w:pStyle w:val="ListParagraph"/>
        <w:numPr>
          <w:ilvl w:val="0"/>
          <w:numId w:val="5"/>
        </w:numPr>
        <w:rPr>
          <w:b/>
          <w:bCs/>
          <w:i/>
          <w:iCs/>
          <w:color w:val="000000" w:themeColor="text1"/>
          <w:sz w:val="24"/>
          <w:szCs w:val="24"/>
        </w:rPr>
      </w:pPr>
      <w:r w:rsidRPr="45C18A42">
        <w:rPr>
          <w:rFonts w:ascii="Times New Roman" w:eastAsia="Times New Roman" w:hAnsi="Times New Roman" w:cs="Times New Roman"/>
          <w:b/>
          <w:bCs/>
          <w:i/>
          <w:iCs/>
          <w:sz w:val="24"/>
          <w:szCs w:val="24"/>
        </w:rPr>
        <w:t>Project Compatibility:</w:t>
      </w:r>
      <w:r w:rsidRPr="45C18A42">
        <w:rPr>
          <w:rFonts w:ascii="Times New Roman" w:eastAsia="Times New Roman" w:hAnsi="Times New Roman" w:cs="Times New Roman"/>
          <w:sz w:val="24"/>
          <w:szCs w:val="24"/>
        </w:rPr>
        <w:t xml:space="preserve"> Great</w:t>
      </w:r>
    </w:p>
    <w:p w14:paraId="00558F01" w14:textId="0483993F" w:rsidR="00A639DE" w:rsidRDefault="3B52FFB3" w:rsidP="009F44C1">
      <w:pPr>
        <w:pStyle w:val="ListParagraph"/>
        <w:numPr>
          <w:ilvl w:val="0"/>
          <w:numId w:val="15"/>
        </w:numPr>
        <w:rPr>
          <w:rFonts w:ascii="Times New Roman" w:eastAsia="Times New Roman" w:hAnsi="Times New Roman" w:cs="Times New Roman"/>
          <w:color w:val="000000" w:themeColor="text1"/>
          <w:sz w:val="24"/>
          <w:szCs w:val="24"/>
        </w:rPr>
      </w:pPr>
      <w:r w:rsidRPr="45C18A42">
        <w:rPr>
          <w:rFonts w:ascii="Times New Roman" w:eastAsia="Times New Roman" w:hAnsi="Times New Roman" w:cs="Times New Roman"/>
          <w:sz w:val="24"/>
          <w:szCs w:val="24"/>
        </w:rPr>
        <w:t xml:space="preserve">The </w:t>
      </w:r>
      <w:r w:rsidR="00411130" w:rsidRPr="45C18A42">
        <w:rPr>
          <w:rFonts w:ascii="Times New Roman" w:eastAsia="Times New Roman" w:hAnsi="Times New Roman" w:cs="Times New Roman"/>
          <w:sz w:val="24"/>
          <w:szCs w:val="24"/>
        </w:rPr>
        <w:t>ATS</w:t>
      </w:r>
      <w:r w:rsidRPr="45C18A42">
        <w:rPr>
          <w:rFonts w:ascii="Times New Roman" w:eastAsia="Times New Roman" w:hAnsi="Times New Roman" w:cs="Times New Roman"/>
          <w:sz w:val="24"/>
          <w:szCs w:val="24"/>
        </w:rPr>
        <w:t xml:space="preserve"> w</w:t>
      </w:r>
      <w:r w:rsidR="3F51C3BB" w:rsidRPr="45C18A42">
        <w:rPr>
          <w:rFonts w:ascii="Times New Roman" w:eastAsia="Times New Roman" w:hAnsi="Times New Roman" w:cs="Times New Roman"/>
          <w:sz w:val="24"/>
          <w:szCs w:val="24"/>
        </w:rPr>
        <w:t xml:space="preserve">ill use latest </w:t>
      </w:r>
      <w:r w:rsidR="626BEC10" w:rsidRPr="45C18A42">
        <w:rPr>
          <w:rFonts w:ascii="Times New Roman" w:eastAsia="Times New Roman" w:hAnsi="Times New Roman" w:cs="Times New Roman"/>
          <w:sz w:val="24"/>
          <w:szCs w:val="24"/>
        </w:rPr>
        <w:t xml:space="preserve">web base code </w:t>
      </w:r>
      <w:r w:rsidR="1E5B364D" w:rsidRPr="45C18A42">
        <w:rPr>
          <w:rFonts w:ascii="Times New Roman" w:eastAsia="Times New Roman" w:hAnsi="Times New Roman" w:cs="Times New Roman"/>
          <w:sz w:val="24"/>
          <w:szCs w:val="24"/>
        </w:rPr>
        <w:t xml:space="preserve">that can work on any browser. </w:t>
      </w:r>
    </w:p>
    <w:p w14:paraId="0D98176E" w14:textId="652AD326" w:rsidR="24533E51" w:rsidRDefault="24533E51" w:rsidP="009F44C1">
      <w:pPr>
        <w:pStyle w:val="ListParagraph"/>
        <w:numPr>
          <w:ilvl w:val="0"/>
          <w:numId w:val="15"/>
        </w:numPr>
        <w:rPr>
          <w:color w:val="000000" w:themeColor="text1"/>
          <w:sz w:val="24"/>
          <w:szCs w:val="24"/>
        </w:rPr>
      </w:pPr>
      <w:r w:rsidRPr="45C18A42">
        <w:rPr>
          <w:rFonts w:ascii="Times New Roman" w:eastAsia="Times New Roman" w:hAnsi="Times New Roman" w:cs="Times New Roman"/>
          <w:sz w:val="24"/>
          <w:szCs w:val="24"/>
        </w:rPr>
        <w:t xml:space="preserve">The ATS will need to integrate to current database and few </w:t>
      </w:r>
      <w:r w:rsidR="5D89B93C" w:rsidRPr="45C18A42">
        <w:rPr>
          <w:rFonts w:ascii="Times New Roman" w:eastAsia="Times New Roman" w:hAnsi="Times New Roman" w:cs="Times New Roman"/>
          <w:sz w:val="24"/>
          <w:szCs w:val="24"/>
        </w:rPr>
        <w:t>web-based</w:t>
      </w:r>
      <w:r w:rsidRPr="45C18A42">
        <w:rPr>
          <w:rFonts w:ascii="Times New Roman" w:eastAsia="Times New Roman" w:hAnsi="Times New Roman" w:cs="Times New Roman"/>
          <w:sz w:val="24"/>
          <w:szCs w:val="24"/>
        </w:rPr>
        <w:t xml:space="preserve"> applications.</w:t>
      </w:r>
    </w:p>
    <w:p w14:paraId="0CE03D39" w14:textId="2A473C62" w:rsidR="00A433E9" w:rsidRDefault="00411130" w:rsidP="009F44C1">
      <w:pPr>
        <w:pStyle w:val="ListParagraph"/>
        <w:numPr>
          <w:ilvl w:val="0"/>
          <w:numId w:val="15"/>
        </w:numPr>
        <w:rPr>
          <w:rFonts w:ascii="Times New Roman" w:eastAsia="Times New Roman" w:hAnsi="Times New Roman" w:cs="Times New Roman"/>
          <w:color w:val="000000" w:themeColor="text1"/>
          <w:sz w:val="24"/>
          <w:szCs w:val="24"/>
        </w:rPr>
      </w:pPr>
      <w:r w:rsidRPr="61ACC83F">
        <w:rPr>
          <w:rFonts w:ascii="Times New Roman" w:eastAsia="Times New Roman" w:hAnsi="Times New Roman" w:cs="Times New Roman"/>
          <w:sz w:val="24"/>
          <w:szCs w:val="24"/>
        </w:rPr>
        <w:t>The ATS w</w:t>
      </w:r>
      <w:r w:rsidR="00EA72B3" w:rsidRPr="61ACC83F">
        <w:rPr>
          <w:rFonts w:ascii="Times New Roman" w:eastAsia="Times New Roman" w:hAnsi="Times New Roman" w:cs="Times New Roman"/>
          <w:sz w:val="24"/>
          <w:szCs w:val="24"/>
        </w:rPr>
        <w:t>ill connect seamlessly to</w:t>
      </w:r>
      <w:r w:rsidR="001974A3" w:rsidRPr="61ACC83F">
        <w:rPr>
          <w:rFonts w:ascii="Times New Roman" w:eastAsia="Times New Roman" w:hAnsi="Times New Roman" w:cs="Times New Roman"/>
          <w:sz w:val="24"/>
          <w:szCs w:val="24"/>
        </w:rPr>
        <w:t xml:space="preserve"> a</w:t>
      </w:r>
      <w:r w:rsidR="00EA72B3" w:rsidRPr="61ACC83F">
        <w:rPr>
          <w:rFonts w:ascii="Times New Roman" w:eastAsia="Times New Roman" w:hAnsi="Times New Roman" w:cs="Times New Roman"/>
          <w:sz w:val="24"/>
          <w:szCs w:val="24"/>
        </w:rPr>
        <w:t xml:space="preserve"> database storing </w:t>
      </w:r>
      <w:r w:rsidR="001974A3" w:rsidRPr="61ACC83F">
        <w:rPr>
          <w:rFonts w:ascii="Times New Roman" w:eastAsia="Times New Roman" w:hAnsi="Times New Roman" w:cs="Times New Roman"/>
          <w:sz w:val="24"/>
          <w:szCs w:val="24"/>
        </w:rPr>
        <w:t xml:space="preserve">the </w:t>
      </w:r>
      <w:r w:rsidR="00FB4FAE" w:rsidRPr="61ACC83F">
        <w:rPr>
          <w:rFonts w:ascii="Times New Roman" w:eastAsia="Times New Roman" w:hAnsi="Times New Roman" w:cs="Times New Roman"/>
          <w:sz w:val="24"/>
          <w:szCs w:val="24"/>
        </w:rPr>
        <w:t>applicant’s</w:t>
      </w:r>
      <w:r w:rsidR="00EA72B3" w:rsidRPr="61ACC83F">
        <w:rPr>
          <w:rFonts w:ascii="Times New Roman" w:eastAsia="Times New Roman" w:hAnsi="Times New Roman" w:cs="Times New Roman"/>
          <w:sz w:val="24"/>
          <w:szCs w:val="24"/>
        </w:rPr>
        <w:t xml:space="preserve"> information.</w:t>
      </w:r>
    </w:p>
    <w:p w14:paraId="354E3FE1" w14:textId="5864B97A" w:rsidR="7CF260EA" w:rsidRDefault="7CF260EA" w:rsidP="7CF260EA">
      <w:pPr>
        <w:rPr>
          <w:rFonts w:ascii="Times New Roman" w:eastAsia="Times New Roman" w:hAnsi="Times New Roman" w:cs="Times New Roman"/>
          <w:sz w:val="24"/>
          <w:szCs w:val="24"/>
        </w:rPr>
      </w:pPr>
    </w:p>
    <w:p w14:paraId="051CD214" w14:textId="3A7446C9" w:rsidR="7CF260EA" w:rsidRDefault="7CF260EA" w:rsidP="7CF260EA">
      <w:pPr>
        <w:rPr>
          <w:rFonts w:ascii="Times New Roman" w:eastAsia="Times New Roman" w:hAnsi="Times New Roman" w:cs="Times New Roman"/>
          <w:sz w:val="24"/>
          <w:szCs w:val="24"/>
        </w:rPr>
      </w:pPr>
    </w:p>
    <w:p w14:paraId="5FA736FC" w14:textId="5C834DC1" w:rsidR="7CF260EA" w:rsidRDefault="7CF260EA" w:rsidP="7CF260EA">
      <w:pPr>
        <w:rPr>
          <w:rFonts w:ascii="Times New Roman" w:eastAsia="Times New Roman" w:hAnsi="Times New Roman" w:cs="Times New Roman"/>
          <w:sz w:val="24"/>
          <w:szCs w:val="24"/>
        </w:rPr>
      </w:pPr>
    </w:p>
    <w:p w14:paraId="08157808" w14:textId="6D0C90DD" w:rsidR="7CF260EA" w:rsidRDefault="7CF260EA" w:rsidP="7CF260EA">
      <w:pPr>
        <w:rPr>
          <w:rFonts w:ascii="Times New Roman" w:eastAsia="Times New Roman" w:hAnsi="Times New Roman" w:cs="Times New Roman"/>
          <w:sz w:val="24"/>
          <w:szCs w:val="24"/>
        </w:rPr>
      </w:pPr>
    </w:p>
    <w:p w14:paraId="49DD7906" w14:textId="26F01179" w:rsidR="7CF260EA" w:rsidRDefault="7CF260EA" w:rsidP="7CF260EA">
      <w:pPr>
        <w:rPr>
          <w:rFonts w:ascii="Times New Roman" w:eastAsia="Times New Roman" w:hAnsi="Times New Roman" w:cs="Times New Roman"/>
          <w:sz w:val="24"/>
          <w:szCs w:val="24"/>
        </w:rPr>
      </w:pPr>
    </w:p>
    <w:p w14:paraId="6A02EF25" w14:textId="2D4A9D95" w:rsidR="7CF260EA" w:rsidRDefault="7CF260EA" w:rsidP="7CF260EA">
      <w:pPr>
        <w:rPr>
          <w:rFonts w:ascii="Times New Roman" w:eastAsia="Times New Roman" w:hAnsi="Times New Roman" w:cs="Times New Roman"/>
          <w:sz w:val="24"/>
          <w:szCs w:val="24"/>
        </w:rPr>
      </w:pPr>
    </w:p>
    <w:p w14:paraId="4706B180" w14:textId="77777777" w:rsidR="00A433E9" w:rsidRPr="00253E65" w:rsidRDefault="00A433E9" w:rsidP="7CF260EA">
      <w:pPr>
        <w:ind w:left="360"/>
        <w:rPr>
          <w:rFonts w:ascii="Times New Roman" w:eastAsia="Times New Roman" w:hAnsi="Times New Roman" w:cs="Times New Roman"/>
          <w:sz w:val="24"/>
          <w:szCs w:val="24"/>
        </w:rPr>
      </w:pPr>
    </w:p>
    <w:p w14:paraId="3368C8B2" w14:textId="6A0B2BB3" w:rsidR="45C18A42" w:rsidRDefault="45C18A42" w:rsidP="45C18A42">
      <w:pPr>
        <w:rPr>
          <w:rFonts w:ascii="Times New Roman" w:eastAsia="Times New Roman" w:hAnsi="Times New Roman" w:cs="Times New Roman"/>
          <w:b/>
          <w:bCs/>
          <w:i/>
          <w:iCs/>
          <w:sz w:val="24"/>
          <w:szCs w:val="24"/>
          <w:u w:val="single"/>
        </w:rPr>
      </w:pPr>
    </w:p>
    <w:p w14:paraId="24BFBCAE" w14:textId="191BF7C9" w:rsidR="46F454EC" w:rsidRPr="00253E65" w:rsidRDefault="627F4B45" w:rsidP="7CF260EA">
      <w:pPr>
        <w:rPr>
          <w:rFonts w:ascii="Times New Roman" w:eastAsia="Times New Roman" w:hAnsi="Times New Roman" w:cs="Times New Roman"/>
          <w:b/>
          <w:bCs/>
          <w:i/>
          <w:iCs/>
          <w:sz w:val="24"/>
          <w:szCs w:val="24"/>
          <w:u w:val="single"/>
        </w:rPr>
      </w:pPr>
      <w:r w:rsidRPr="7CF260EA">
        <w:rPr>
          <w:rFonts w:ascii="Times New Roman" w:eastAsia="Times New Roman" w:hAnsi="Times New Roman" w:cs="Times New Roman"/>
          <w:b/>
          <w:bCs/>
          <w:i/>
          <w:iCs/>
          <w:sz w:val="24"/>
          <w:szCs w:val="24"/>
          <w:u w:val="single"/>
        </w:rPr>
        <w:t xml:space="preserve">1.3.2 </w:t>
      </w:r>
      <w:r w:rsidR="4037C690" w:rsidRPr="7CF260EA">
        <w:rPr>
          <w:rFonts w:ascii="Times New Roman" w:eastAsia="Times New Roman" w:hAnsi="Times New Roman" w:cs="Times New Roman"/>
          <w:b/>
          <w:bCs/>
          <w:i/>
          <w:iCs/>
          <w:sz w:val="24"/>
          <w:szCs w:val="24"/>
          <w:u w:val="single"/>
        </w:rPr>
        <w:t>Economic Feasibility</w:t>
      </w:r>
    </w:p>
    <w:p w14:paraId="695E73D4" w14:textId="03392AF8" w:rsidR="00A433E9" w:rsidRDefault="00982BF5" w:rsidP="7CF260EA">
      <w:pPr>
        <w:rPr>
          <w:rFonts w:ascii="Times New Roman" w:eastAsia="Times New Roman" w:hAnsi="Times New Roman" w:cs="Times New Roman"/>
          <w:sz w:val="24"/>
          <w:szCs w:val="24"/>
        </w:rPr>
      </w:pPr>
      <w:r w:rsidRPr="45C18A42">
        <w:rPr>
          <w:rFonts w:ascii="Times New Roman" w:eastAsia="Times New Roman" w:hAnsi="Times New Roman" w:cs="Times New Roman"/>
          <w:sz w:val="24"/>
          <w:szCs w:val="24"/>
        </w:rPr>
        <w:t xml:space="preserve">This project will </w:t>
      </w:r>
      <w:r w:rsidR="197DE14E" w:rsidRPr="45C18A42">
        <w:rPr>
          <w:rFonts w:ascii="Times New Roman" w:eastAsia="Times New Roman" w:hAnsi="Times New Roman" w:cs="Times New Roman"/>
          <w:sz w:val="24"/>
          <w:szCs w:val="24"/>
        </w:rPr>
        <w:t>help to reduce the cost of hiring process by cancelling various recruiting platform subscriptions</w:t>
      </w:r>
      <w:r w:rsidR="34D9A951" w:rsidRPr="45C18A42">
        <w:rPr>
          <w:rFonts w:ascii="Times New Roman" w:eastAsia="Times New Roman" w:hAnsi="Times New Roman" w:cs="Times New Roman"/>
          <w:sz w:val="24"/>
          <w:szCs w:val="24"/>
        </w:rPr>
        <w:t>. The company will be able to make more placements with the modern hiring process resulting in gains.</w:t>
      </w:r>
    </w:p>
    <w:p w14:paraId="611F239A" w14:textId="77777777" w:rsidR="00A433E9" w:rsidRDefault="00982BF5" w:rsidP="7CF260EA">
      <w:pPr>
        <w:rPr>
          <w:rFonts w:ascii="Times New Roman" w:eastAsia="Times New Roman" w:hAnsi="Times New Roman" w:cs="Times New Roman"/>
          <w:sz w:val="24"/>
          <w:szCs w:val="24"/>
        </w:rPr>
      </w:pPr>
      <w:proofErr w:type="gramStart"/>
      <w:r w:rsidRPr="7CF260EA">
        <w:rPr>
          <w:rFonts w:ascii="Times New Roman" w:eastAsia="Times New Roman" w:hAnsi="Times New Roman" w:cs="Times New Roman"/>
          <w:sz w:val="24"/>
          <w:szCs w:val="24"/>
        </w:rPr>
        <w:t>Here’s</w:t>
      </w:r>
      <w:proofErr w:type="gramEnd"/>
      <w:r w:rsidRPr="7CF260EA">
        <w:rPr>
          <w:rFonts w:ascii="Times New Roman" w:eastAsia="Times New Roman" w:hAnsi="Times New Roman" w:cs="Times New Roman"/>
          <w:sz w:val="24"/>
          <w:szCs w:val="24"/>
        </w:rPr>
        <w:t xml:space="preserve"> why:</w:t>
      </w:r>
      <w:r w:rsidR="00BC0BD9" w:rsidRPr="7CF260EA">
        <w:rPr>
          <w:rFonts w:ascii="Times New Roman" w:eastAsia="Times New Roman" w:hAnsi="Times New Roman" w:cs="Times New Roman"/>
          <w:sz w:val="24"/>
          <w:szCs w:val="24"/>
        </w:rPr>
        <w:t xml:space="preserve"> </w:t>
      </w:r>
    </w:p>
    <w:p w14:paraId="0C353E75" w14:textId="77777777" w:rsidR="00A433E9" w:rsidRDefault="00BC0BD9" w:rsidP="009F44C1">
      <w:pPr>
        <w:pStyle w:val="ListParagraph"/>
        <w:numPr>
          <w:ilvl w:val="0"/>
          <w:numId w:val="16"/>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 xml:space="preserve">For this </w:t>
      </w:r>
      <w:proofErr w:type="gramStart"/>
      <w:r w:rsidRPr="7CF260EA">
        <w:rPr>
          <w:rFonts w:ascii="Times New Roman" w:eastAsia="Times New Roman" w:hAnsi="Times New Roman" w:cs="Times New Roman"/>
          <w:sz w:val="24"/>
          <w:szCs w:val="24"/>
        </w:rPr>
        <w:t>project</w:t>
      </w:r>
      <w:proofErr w:type="gramEnd"/>
      <w:r w:rsidRPr="7CF260EA">
        <w:rPr>
          <w:rFonts w:ascii="Times New Roman" w:eastAsia="Times New Roman" w:hAnsi="Times New Roman" w:cs="Times New Roman"/>
          <w:sz w:val="24"/>
          <w:szCs w:val="24"/>
        </w:rPr>
        <w:t xml:space="preserve"> our full-time tech </w:t>
      </w:r>
      <w:r w:rsidR="00982BF5" w:rsidRPr="7CF260EA">
        <w:rPr>
          <w:rFonts w:ascii="Times New Roman" w:eastAsia="Times New Roman" w:hAnsi="Times New Roman" w:cs="Times New Roman"/>
          <w:sz w:val="24"/>
          <w:szCs w:val="24"/>
        </w:rPr>
        <w:t xml:space="preserve">experts </w:t>
      </w:r>
      <w:r w:rsidRPr="7CF260EA">
        <w:rPr>
          <w:rFonts w:ascii="Times New Roman" w:eastAsia="Times New Roman" w:hAnsi="Times New Roman" w:cs="Times New Roman"/>
          <w:sz w:val="24"/>
          <w:szCs w:val="24"/>
        </w:rPr>
        <w:t xml:space="preserve">will </w:t>
      </w:r>
      <w:r w:rsidR="00982BF5" w:rsidRPr="7CF260EA">
        <w:rPr>
          <w:rFonts w:ascii="Times New Roman" w:eastAsia="Times New Roman" w:hAnsi="Times New Roman" w:cs="Times New Roman"/>
          <w:sz w:val="24"/>
          <w:szCs w:val="24"/>
        </w:rPr>
        <w:t>develop the system</w:t>
      </w:r>
      <w:r w:rsidR="00B64846" w:rsidRPr="7CF260EA">
        <w:rPr>
          <w:rFonts w:ascii="Times New Roman" w:eastAsia="Times New Roman" w:hAnsi="Times New Roman" w:cs="Times New Roman"/>
          <w:sz w:val="24"/>
          <w:szCs w:val="24"/>
        </w:rPr>
        <w:t>, labor covered.</w:t>
      </w:r>
    </w:p>
    <w:p w14:paraId="495B53AA" w14:textId="77777777" w:rsidR="00A433E9" w:rsidRDefault="00484792" w:rsidP="009F44C1">
      <w:pPr>
        <w:pStyle w:val="ListParagraph"/>
        <w:numPr>
          <w:ilvl w:val="0"/>
          <w:numId w:val="16"/>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The front-end will be built in</w:t>
      </w:r>
      <w:r w:rsidR="00E72DD8" w:rsidRPr="7CF260EA">
        <w:rPr>
          <w:rFonts w:ascii="Times New Roman" w:eastAsia="Times New Roman" w:hAnsi="Times New Roman" w:cs="Times New Roman"/>
          <w:sz w:val="24"/>
          <w:szCs w:val="24"/>
        </w:rPr>
        <w:t>to our</w:t>
      </w:r>
      <w:r w:rsidRPr="7CF260EA">
        <w:rPr>
          <w:rFonts w:ascii="Times New Roman" w:eastAsia="Times New Roman" w:hAnsi="Times New Roman" w:cs="Times New Roman"/>
          <w:sz w:val="24"/>
          <w:szCs w:val="24"/>
        </w:rPr>
        <w:t xml:space="preserve"> current CRM system and published to our current website; those costs are </w:t>
      </w:r>
      <w:r w:rsidR="00992AAD" w:rsidRPr="7CF260EA">
        <w:rPr>
          <w:rFonts w:ascii="Times New Roman" w:eastAsia="Times New Roman" w:hAnsi="Times New Roman" w:cs="Times New Roman"/>
          <w:sz w:val="24"/>
          <w:szCs w:val="24"/>
        </w:rPr>
        <w:t>already covered.</w:t>
      </w:r>
    </w:p>
    <w:p w14:paraId="62DFE066" w14:textId="77777777" w:rsidR="00A433E9" w:rsidRDefault="00992AAD" w:rsidP="009F44C1">
      <w:pPr>
        <w:pStyle w:val="ListParagraph"/>
        <w:numPr>
          <w:ilvl w:val="0"/>
          <w:numId w:val="16"/>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The back-end database will be bridged to the front end with the same CRM system</w:t>
      </w:r>
      <w:r w:rsidR="580F43D7" w:rsidRPr="7CF260EA">
        <w:rPr>
          <w:rFonts w:ascii="Times New Roman" w:eastAsia="Times New Roman" w:hAnsi="Times New Roman" w:cs="Times New Roman"/>
          <w:sz w:val="24"/>
          <w:szCs w:val="24"/>
        </w:rPr>
        <w:t xml:space="preserve"> that we already </w:t>
      </w:r>
      <w:r w:rsidR="22082698" w:rsidRPr="7CF260EA">
        <w:rPr>
          <w:rFonts w:ascii="Times New Roman" w:eastAsia="Times New Roman" w:hAnsi="Times New Roman" w:cs="Times New Roman"/>
          <w:sz w:val="24"/>
          <w:szCs w:val="24"/>
        </w:rPr>
        <w:t>cover.</w:t>
      </w:r>
      <w:r w:rsidR="00955C0D" w:rsidRPr="7CF260EA">
        <w:rPr>
          <w:rFonts w:ascii="Times New Roman" w:eastAsia="Times New Roman" w:hAnsi="Times New Roman" w:cs="Times New Roman"/>
          <w:sz w:val="24"/>
          <w:szCs w:val="24"/>
        </w:rPr>
        <w:t xml:space="preserve"> </w:t>
      </w:r>
    </w:p>
    <w:p w14:paraId="7171D43D" w14:textId="789F0BBC" w:rsidR="00955C0D" w:rsidRPr="00A433E9" w:rsidRDefault="00955C0D" w:rsidP="009F44C1">
      <w:pPr>
        <w:pStyle w:val="ListParagraph"/>
        <w:numPr>
          <w:ilvl w:val="0"/>
          <w:numId w:val="16"/>
        </w:numPr>
        <w:rPr>
          <w:rFonts w:ascii="Times New Roman" w:eastAsia="Times New Roman" w:hAnsi="Times New Roman" w:cs="Times New Roman"/>
          <w:color w:val="000000" w:themeColor="text1"/>
          <w:sz w:val="24"/>
          <w:szCs w:val="24"/>
        </w:rPr>
      </w:pPr>
      <w:r w:rsidRPr="7CF260EA">
        <w:rPr>
          <w:rFonts w:ascii="Times New Roman" w:eastAsia="Times New Roman" w:hAnsi="Times New Roman" w:cs="Times New Roman"/>
          <w:sz w:val="24"/>
          <w:szCs w:val="24"/>
        </w:rPr>
        <w:t xml:space="preserve">The </w:t>
      </w:r>
      <w:r w:rsidR="00A63D33" w:rsidRPr="7CF260EA">
        <w:rPr>
          <w:rFonts w:ascii="Times New Roman" w:eastAsia="Times New Roman" w:hAnsi="Times New Roman" w:cs="Times New Roman"/>
          <w:sz w:val="24"/>
          <w:szCs w:val="24"/>
        </w:rPr>
        <w:t xml:space="preserve">company will see </w:t>
      </w:r>
      <w:r w:rsidR="006A7305" w:rsidRPr="7CF260EA">
        <w:rPr>
          <w:rFonts w:ascii="Times New Roman" w:eastAsia="Times New Roman" w:hAnsi="Times New Roman" w:cs="Times New Roman"/>
          <w:sz w:val="24"/>
          <w:szCs w:val="24"/>
        </w:rPr>
        <w:t>a</w:t>
      </w:r>
      <w:r w:rsidR="00A63D33" w:rsidRPr="7CF260EA">
        <w:rPr>
          <w:rFonts w:ascii="Times New Roman" w:eastAsia="Times New Roman" w:hAnsi="Times New Roman" w:cs="Times New Roman"/>
          <w:sz w:val="24"/>
          <w:szCs w:val="24"/>
        </w:rPr>
        <w:t xml:space="preserve"> significant increase in the quality of interviewees </w:t>
      </w:r>
      <w:r w:rsidR="000269EB" w:rsidRPr="7CF260EA">
        <w:rPr>
          <w:rFonts w:ascii="Times New Roman" w:eastAsia="Times New Roman" w:hAnsi="Times New Roman" w:cs="Times New Roman"/>
          <w:sz w:val="24"/>
          <w:szCs w:val="24"/>
        </w:rPr>
        <w:t>saving time and money, it will speed up the tracking process,</w:t>
      </w:r>
      <w:r w:rsidR="003F6857" w:rsidRPr="7CF260EA">
        <w:rPr>
          <w:rFonts w:ascii="Times New Roman" w:eastAsia="Times New Roman" w:hAnsi="Times New Roman" w:cs="Times New Roman"/>
          <w:sz w:val="24"/>
          <w:szCs w:val="24"/>
        </w:rPr>
        <w:t xml:space="preserve"> it will increase </w:t>
      </w:r>
      <w:r w:rsidR="006576AC" w:rsidRPr="7CF260EA">
        <w:rPr>
          <w:rFonts w:ascii="Times New Roman" w:eastAsia="Times New Roman" w:hAnsi="Times New Roman" w:cs="Times New Roman"/>
          <w:sz w:val="24"/>
          <w:szCs w:val="24"/>
        </w:rPr>
        <w:t xml:space="preserve">revenue compared to the old system that was very </w:t>
      </w:r>
      <w:r w:rsidR="00551B3E" w:rsidRPr="7CF260EA">
        <w:rPr>
          <w:rFonts w:ascii="Times New Roman" w:eastAsia="Times New Roman" w:hAnsi="Times New Roman" w:cs="Times New Roman"/>
          <w:sz w:val="24"/>
          <w:szCs w:val="24"/>
        </w:rPr>
        <w:t xml:space="preserve">non user friendly to both types of users. </w:t>
      </w:r>
    </w:p>
    <w:p w14:paraId="77F339D7" w14:textId="77777777" w:rsidR="00A85936" w:rsidRDefault="00A85936" w:rsidP="7CF260EA">
      <w:pPr>
        <w:rPr>
          <w:rFonts w:ascii="Times New Roman" w:eastAsia="Times New Roman" w:hAnsi="Times New Roman" w:cs="Times New Roman"/>
          <w:sz w:val="24"/>
          <w:szCs w:val="24"/>
        </w:rPr>
      </w:pPr>
    </w:p>
    <w:p w14:paraId="563A0828" w14:textId="5034626A" w:rsidR="46F454EC" w:rsidRDefault="66155316" w:rsidP="7CF260EA">
      <w:pPr>
        <w:rPr>
          <w:rFonts w:ascii="Times New Roman" w:eastAsia="Times New Roman" w:hAnsi="Times New Roman" w:cs="Times New Roman"/>
          <w:b/>
          <w:bCs/>
          <w:i/>
          <w:iCs/>
          <w:sz w:val="24"/>
          <w:szCs w:val="24"/>
          <w:u w:val="single"/>
        </w:rPr>
      </w:pPr>
      <w:r w:rsidRPr="7CF260EA">
        <w:rPr>
          <w:rFonts w:ascii="Times New Roman" w:eastAsia="Times New Roman" w:hAnsi="Times New Roman" w:cs="Times New Roman"/>
          <w:b/>
          <w:bCs/>
          <w:i/>
          <w:iCs/>
          <w:sz w:val="24"/>
          <w:szCs w:val="24"/>
          <w:u w:val="single"/>
        </w:rPr>
        <w:t>1.</w:t>
      </w:r>
      <w:r w:rsidR="1D7943BA" w:rsidRPr="7CF260EA">
        <w:rPr>
          <w:rFonts w:ascii="Times New Roman" w:eastAsia="Times New Roman" w:hAnsi="Times New Roman" w:cs="Times New Roman"/>
          <w:b/>
          <w:bCs/>
          <w:i/>
          <w:iCs/>
          <w:sz w:val="24"/>
          <w:szCs w:val="24"/>
          <w:u w:val="single"/>
        </w:rPr>
        <w:t>3.3 Organizational Feasibility</w:t>
      </w:r>
    </w:p>
    <w:p w14:paraId="6E22B184" w14:textId="68798B8E" w:rsidR="1D7943BA" w:rsidRDefault="1D7943BA" w:rsidP="45C18A42">
      <w:pPr>
        <w:pStyle w:val="ListParagraph"/>
        <w:numPr>
          <w:ilvl w:val="0"/>
          <w:numId w:val="1"/>
        </w:numPr>
        <w:rPr>
          <w:rFonts w:eastAsiaTheme="minorEastAsia"/>
          <w:b/>
          <w:bCs/>
          <w:i/>
          <w:iCs/>
          <w:sz w:val="24"/>
          <w:szCs w:val="24"/>
        </w:rPr>
      </w:pPr>
      <w:r w:rsidRPr="45C18A42">
        <w:rPr>
          <w:rFonts w:ascii="Times New Roman" w:eastAsia="Times New Roman" w:hAnsi="Times New Roman" w:cs="Times New Roman"/>
          <w:b/>
          <w:bCs/>
          <w:i/>
          <w:iCs/>
          <w:sz w:val="24"/>
          <w:szCs w:val="24"/>
        </w:rPr>
        <w:t xml:space="preserve"> </w:t>
      </w:r>
      <w:r w:rsidR="6BBA3D04" w:rsidRPr="45C18A42">
        <w:rPr>
          <w:rFonts w:ascii="Times New Roman" w:eastAsia="Times New Roman" w:hAnsi="Times New Roman" w:cs="Times New Roman"/>
          <w:sz w:val="24"/>
          <w:szCs w:val="24"/>
        </w:rPr>
        <w:t>Overall Risk</w:t>
      </w:r>
      <w:r w:rsidR="68717920" w:rsidRPr="45C18A42">
        <w:rPr>
          <w:rFonts w:ascii="Times New Roman" w:eastAsia="Times New Roman" w:hAnsi="Times New Roman" w:cs="Times New Roman"/>
          <w:sz w:val="24"/>
          <w:szCs w:val="24"/>
        </w:rPr>
        <w:t xml:space="preserve"> f</w:t>
      </w:r>
      <w:r w:rsidR="6BBA3D04" w:rsidRPr="45C18A42">
        <w:rPr>
          <w:rFonts w:ascii="Times New Roman" w:eastAsia="Times New Roman" w:hAnsi="Times New Roman" w:cs="Times New Roman"/>
          <w:sz w:val="24"/>
          <w:szCs w:val="24"/>
        </w:rPr>
        <w:t>rom an organizational perspective, the Applicant Tracking System (ATS) has a low risk.</w:t>
      </w:r>
    </w:p>
    <w:p w14:paraId="5A44EE98" w14:textId="2C72F1ED" w:rsidR="2CA300D9" w:rsidRDefault="2CA300D9" w:rsidP="45C18A42">
      <w:pPr>
        <w:pStyle w:val="ListParagraph"/>
        <w:numPr>
          <w:ilvl w:val="0"/>
          <w:numId w:val="1"/>
        </w:numPr>
        <w:rPr>
          <w:b/>
          <w:bCs/>
          <w:i/>
          <w:iCs/>
          <w:sz w:val="24"/>
          <w:szCs w:val="24"/>
        </w:rPr>
      </w:pPr>
      <w:r w:rsidRPr="45C18A42">
        <w:rPr>
          <w:rFonts w:ascii="Times New Roman" w:eastAsia="Times New Roman" w:hAnsi="Times New Roman" w:cs="Times New Roman"/>
          <w:sz w:val="24"/>
          <w:szCs w:val="24"/>
        </w:rPr>
        <w:t xml:space="preserve">The </w:t>
      </w:r>
      <w:r w:rsidR="196CB1EF" w:rsidRPr="45C18A42">
        <w:rPr>
          <w:rFonts w:ascii="Times New Roman" w:eastAsia="Times New Roman" w:hAnsi="Times New Roman" w:cs="Times New Roman"/>
          <w:sz w:val="24"/>
          <w:szCs w:val="24"/>
        </w:rPr>
        <w:t>r</w:t>
      </w:r>
      <w:r w:rsidRPr="45C18A42">
        <w:rPr>
          <w:rFonts w:ascii="Times New Roman" w:eastAsia="Times New Roman" w:hAnsi="Times New Roman" w:cs="Times New Roman"/>
          <w:sz w:val="24"/>
          <w:szCs w:val="24"/>
        </w:rPr>
        <w:t xml:space="preserve">ecruiters of the company </w:t>
      </w:r>
      <w:r w:rsidR="2DF82F3F" w:rsidRPr="45C18A42">
        <w:rPr>
          <w:rFonts w:ascii="Times New Roman" w:eastAsia="Times New Roman" w:hAnsi="Times New Roman" w:cs="Times New Roman"/>
          <w:sz w:val="24"/>
          <w:szCs w:val="24"/>
        </w:rPr>
        <w:t>are</w:t>
      </w:r>
      <w:r w:rsidRPr="45C18A42">
        <w:rPr>
          <w:rFonts w:ascii="Times New Roman" w:eastAsia="Times New Roman" w:hAnsi="Times New Roman" w:cs="Times New Roman"/>
          <w:sz w:val="24"/>
          <w:szCs w:val="24"/>
        </w:rPr>
        <w:t xml:space="preserve"> well-familiar with the ATS</w:t>
      </w:r>
      <w:r w:rsidR="178D6399" w:rsidRPr="45C18A42">
        <w:rPr>
          <w:rFonts w:ascii="Times New Roman" w:eastAsia="Times New Roman" w:hAnsi="Times New Roman" w:cs="Times New Roman"/>
          <w:sz w:val="24"/>
          <w:szCs w:val="24"/>
        </w:rPr>
        <w:t xml:space="preserve">. </w:t>
      </w:r>
    </w:p>
    <w:p w14:paraId="35C76804" w14:textId="0058D59A" w:rsidR="178D6399" w:rsidRDefault="178D6399" w:rsidP="45C18A42">
      <w:pPr>
        <w:pStyle w:val="ListParagraph"/>
        <w:numPr>
          <w:ilvl w:val="0"/>
          <w:numId w:val="1"/>
        </w:numPr>
        <w:rPr>
          <w:b/>
          <w:bCs/>
          <w:i/>
          <w:iCs/>
          <w:sz w:val="24"/>
          <w:szCs w:val="24"/>
        </w:rPr>
      </w:pPr>
      <w:r w:rsidRPr="45C18A42">
        <w:rPr>
          <w:rFonts w:ascii="Times New Roman" w:eastAsia="Times New Roman" w:hAnsi="Times New Roman" w:cs="Times New Roman"/>
          <w:sz w:val="24"/>
          <w:szCs w:val="24"/>
        </w:rPr>
        <w:t xml:space="preserve">The HR will appreciate the new system in the company </w:t>
      </w:r>
      <w:r w:rsidR="41D1DF6A" w:rsidRPr="45C18A42">
        <w:rPr>
          <w:rFonts w:ascii="Times New Roman" w:eastAsia="Times New Roman" w:hAnsi="Times New Roman" w:cs="Times New Roman"/>
          <w:sz w:val="24"/>
          <w:szCs w:val="24"/>
        </w:rPr>
        <w:t>be</w:t>
      </w:r>
      <w:r w:rsidRPr="45C18A42">
        <w:rPr>
          <w:rFonts w:ascii="Times New Roman" w:eastAsia="Times New Roman" w:hAnsi="Times New Roman" w:cs="Times New Roman"/>
          <w:sz w:val="24"/>
          <w:szCs w:val="24"/>
        </w:rPr>
        <w:t>cause of the ease of use</w:t>
      </w:r>
      <w:r w:rsidR="51C9AE12" w:rsidRPr="45C18A42">
        <w:rPr>
          <w:rFonts w:ascii="Times New Roman" w:eastAsia="Times New Roman" w:hAnsi="Times New Roman" w:cs="Times New Roman"/>
          <w:sz w:val="24"/>
          <w:szCs w:val="24"/>
        </w:rPr>
        <w:t>,</w:t>
      </w:r>
      <w:r w:rsidR="4F0E2C2E" w:rsidRPr="45C18A42">
        <w:rPr>
          <w:rFonts w:ascii="Times New Roman" w:eastAsia="Times New Roman" w:hAnsi="Times New Roman" w:cs="Times New Roman"/>
          <w:sz w:val="24"/>
          <w:szCs w:val="24"/>
        </w:rPr>
        <w:t xml:space="preserve"> accessibility of candidate’s data including</w:t>
      </w:r>
      <w:r w:rsidRPr="45C18A42">
        <w:rPr>
          <w:rFonts w:ascii="Times New Roman" w:eastAsia="Times New Roman" w:hAnsi="Times New Roman" w:cs="Times New Roman"/>
          <w:sz w:val="24"/>
          <w:szCs w:val="24"/>
        </w:rPr>
        <w:t xml:space="preserve"> the</w:t>
      </w:r>
      <w:r w:rsidR="55A17094" w:rsidRPr="45C18A42">
        <w:rPr>
          <w:rFonts w:ascii="Times New Roman" w:eastAsia="Times New Roman" w:hAnsi="Times New Roman" w:cs="Times New Roman"/>
          <w:sz w:val="24"/>
          <w:szCs w:val="24"/>
        </w:rPr>
        <w:t xml:space="preserve"> applica</w:t>
      </w:r>
      <w:r w:rsidR="1F83F439" w:rsidRPr="45C18A42">
        <w:rPr>
          <w:rFonts w:ascii="Times New Roman" w:eastAsia="Times New Roman" w:hAnsi="Times New Roman" w:cs="Times New Roman"/>
          <w:sz w:val="24"/>
          <w:szCs w:val="24"/>
        </w:rPr>
        <w:t>nt’s</w:t>
      </w:r>
      <w:r w:rsidR="55A17094" w:rsidRPr="45C18A42">
        <w:rPr>
          <w:rFonts w:ascii="Times New Roman" w:eastAsia="Times New Roman" w:hAnsi="Times New Roman" w:cs="Times New Roman"/>
          <w:sz w:val="24"/>
          <w:szCs w:val="24"/>
        </w:rPr>
        <w:t xml:space="preserve"> status and hiring progress.</w:t>
      </w:r>
    </w:p>
    <w:p w14:paraId="7BA54F5D" w14:textId="08A45916" w:rsidR="46F454EC" w:rsidRDefault="1D7943BA" w:rsidP="4BFFDAC4">
      <w:pPr>
        <w:rPr>
          <w:rFonts w:ascii="Times New Roman" w:eastAsia="Times New Roman" w:hAnsi="Times New Roman" w:cs="Times New Roman"/>
          <w:b/>
          <w:bCs/>
          <w:i/>
          <w:iCs/>
          <w:sz w:val="24"/>
          <w:szCs w:val="24"/>
        </w:rPr>
      </w:pPr>
      <w:r w:rsidRPr="4BFFDAC4">
        <w:rPr>
          <w:rFonts w:ascii="Times New Roman" w:eastAsia="Times New Roman" w:hAnsi="Times New Roman" w:cs="Times New Roman"/>
          <w:b/>
          <w:bCs/>
          <w:i/>
          <w:iCs/>
          <w:sz w:val="24"/>
          <w:szCs w:val="24"/>
        </w:rPr>
        <w:t xml:space="preserve"> </w:t>
      </w:r>
    </w:p>
    <w:p w14:paraId="55A4A7B5" w14:textId="77777777" w:rsidR="00462F28" w:rsidRDefault="00462F28" w:rsidP="7CF260EA">
      <w:pPr>
        <w:rPr>
          <w:rFonts w:ascii="Times New Roman" w:eastAsia="Times New Roman" w:hAnsi="Times New Roman" w:cs="Times New Roman"/>
          <w:b/>
          <w:bCs/>
          <w:i/>
          <w:iCs/>
          <w:sz w:val="24"/>
          <w:szCs w:val="24"/>
        </w:rPr>
      </w:pPr>
    </w:p>
    <w:p w14:paraId="50563430" w14:textId="77777777" w:rsidR="00462F28" w:rsidRDefault="00462F28" w:rsidP="7CF260EA">
      <w:pPr>
        <w:rPr>
          <w:rFonts w:ascii="Times New Roman" w:eastAsia="Times New Roman" w:hAnsi="Times New Roman" w:cs="Times New Roman"/>
          <w:b/>
          <w:bCs/>
          <w:i/>
          <w:iCs/>
          <w:sz w:val="24"/>
          <w:szCs w:val="24"/>
        </w:rPr>
      </w:pPr>
    </w:p>
    <w:p w14:paraId="71C9094B" w14:textId="77777777" w:rsidR="00462F28" w:rsidRDefault="00462F28" w:rsidP="7CF260EA">
      <w:pPr>
        <w:rPr>
          <w:rFonts w:ascii="Times New Roman" w:eastAsia="Times New Roman" w:hAnsi="Times New Roman" w:cs="Times New Roman"/>
          <w:b/>
          <w:bCs/>
          <w:i/>
          <w:iCs/>
          <w:sz w:val="24"/>
          <w:szCs w:val="24"/>
        </w:rPr>
      </w:pPr>
    </w:p>
    <w:p w14:paraId="0609E102" w14:textId="77777777" w:rsidR="00462F28" w:rsidRDefault="00462F28" w:rsidP="7CF260EA">
      <w:pPr>
        <w:rPr>
          <w:rFonts w:ascii="Times New Roman" w:eastAsia="Times New Roman" w:hAnsi="Times New Roman" w:cs="Times New Roman"/>
          <w:b/>
          <w:bCs/>
          <w:i/>
          <w:iCs/>
          <w:sz w:val="24"/>
          <w:szCs w:val="24"/>
        </w:rPr>
      </w:pPr>
    </w:p>
    <w:p w14:paraId="43F16DF8" w14:textId="77777777" w:rsidR="00462F28" w:rsidRDefault="00462F28" w:rsidP="7CF260EA">
      <w:pPr>
        <w:rPr>
          <w:rFonts w:ascii="Times New Roman" w:eastAsia="Times New Roman" w:hAnsi="Times New Roman" w:cs="Times New Roman"/>
          <w:b/>
          <w:bCs/>
          <w:i/>
          <w:iCs/>
          <w:sz w:val="24"/>
          <w:szCs w:val="24"/>
        </w:rPr>
      </w:pPr>
    </w:p>
    <w:p w14:paraId="51AA306F" w14:textId="77777777" w:rsidR="00462F28" w:rsidRDefault="00462F28" w:rsidP="7CF260EA">
      <w:pPr>
        <w:rPr>
          <w:rFonts w:ascii="Times New Roman" w:eastAsia="Times New Roman" w:hAnsi="Times New Roman" w:cs="Times New Roman"/>
          <w:b/>
          <w:bCs/>
          <w:i/>
          <w:iCs/>
          <w:sz w:val="24"/>
          <w:szCs w:val="24"/>
        </w:rPr>
      </w:pPr>
    </w:p>
    <w:p w14:paraId="6CB35139" w14:textId="77777777" w:rsidR="00462F28" w:rsidRDefault="00462F28" w:rsidP="7CF260EA">
      <w:pPr>
        <w:rPr>
          <w:rFonts w:ascii="Times New Roman" w:eastAsia="Times New Roman" w:hAnsi="Times New Roman" w:cs="Times New Roman"/>
          <w:b/>
          <w:bCs/>
          <w:i/>
          <w:iCs/>
          <w:sz w:val="24"/>
          <w:szCs w:val="24"/>
        </w:rPr>
      </w:pPr>
    </w:p>
    <w:p w14:paraId="456D18B5" w14:textId="77777777" w:rsidR="000C4230" w:rsidRDefault="000C4230" w:rsidP="7CF260EA">
      <w:pPr>
        <w:rPr>
          <w:rFonts w:ascii="Times New Roman" w:eastAsia="Times New Roman" w:hAnsi="Times New Roman" w:cs="Times New Roman"/>
          <w:b/>
          <w:bCs/>
          <w:i/>
          <w:iCs/>
          <w:sz w:val="24"/>
          <w:szCs w:val="24"/>
        </w:rPr>
      </w:pPr>
    </w:p>
    <w:p w14:paraId="43A7C479" w14:textId="7DE10D18" w:rsidR="429B120B" w:rsidRDefault="429B120B" w:rsidP="45C18A42">
      <w:pPr>
        <w:rPr>
          <w:rFonts w:ascii="Times New Roman" w:eastAsia="Times New Roman" w:hAnsi="Times New Roman" w:cs="Times New Roman"/>
          <w:b/>
          <w:bCs/>
          <w:i/>
          <w:iCs/>
          <w:sz w:val="24"/>
          <w:szCs w:val="24"/>
        </w:rPr>
      </w:pPr>
    </w:p>
    <w:p w14:paraId="5EFED99D" w14:textId="761E07CF" w:rsidR="7CF260EA" w:rsidRDefault="7CF260EA" w:rsidP="7CF260EA">
      <w:r w:rsidRPr="7CF260EA">
        <w:br w:type="page"/>
      </w:r>
    </w:p>
    <w:p w14:paraId="2795F5E0" w14:textId="1485F6DA" w:rsidR="46F454EC" w:rsidRDefault="1D7943BA" w:rsidP="7CF260EA">
      <w:pPr>
        <w:pStyle w:val="Heading3"/>
        <w:jc w:val="center"/>
        <w:rPr>
          <w:rFonts w:ascii="Times New Roman" w:eastAsia="Times New Roman" w:hAnsi="Times New Roman" w:cs="Times New Roman"/>
          <w:b/>
          <w:bCs/>
          <w:i/>
          <w:iCs/>
          <w:color w:val="auto"/>
        </w:rPr>
      </w:pPr>
      <w:r w:rsidRPr="7CF260EA">
        <w:rPr>
          <w:rFonts w:ascii="Times New Roman" w:eastAsia="Times New Roman" w:hAnsi="Times New Roman" w:cs="Times New Roman"/>
          <w:b/>
          <w:bCs/>
          <w:i/>
          <w:iCs/>
          <w:color w:val="auto"/>
        </w:rPr>
        <w:lastRenderedPageBreak/>
        <w:t xml:space="preserve">Part </w:t>
      </w:r>
      <w:r w:rsidR="46907964" w:rsidRPr="7CF260EA">
        <w:rPr>
          <w:rFonts w:ascii="Times New Roman" w:eastAsia="Times New Roman" w:hAnsi="Times New Roman" w:cs="Times New Roman"/>
          <w:b/>
          <w:bCs/>
          <w:i/>
          <w:iCs/>
          <w:color w:val="auto"/>
        </w:rPr>
        <w:t>1.</w:t>
      </w:r>
      <w:r w:rsidRPr="7CF260EA">
        <w:rPr>
          <w:rFonts w:ascii="Times New Roman" w:eastAsia="Times New Roman" w:hAnsi="Times New Roman" w:cs="Times New Roman"/>
          <w:b/>
          <w:bCs/>
          <w:i/>
          <w:iCs/>
          <w:color w:val="auto"/>
        </w:rPr>
        <w:t>4: Requirements Definition</w:t>
      </w:r>
    </w:p>
    <w:p w14:paraId="4B25F5AF" w14:textId="05483C7C" w:rsidR="00462F28" w:rsidRPr="00462F28"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5602FF25" w14:textId="31E95190" w:rsidR="46F454EC" w:rsidRDefault="51480DAD" w:rsidP="7CF260EA">
      <w:pPr>
        <w:rPr>
          <w:rFonts w:ascii="Times New Roman" w:eastAsia="Times New Roman" w:hAnsi="Times New Roman" w:cs="Times New Roman"/>
          <w:b/>
          <w:bCs/>
          <w:i/>
          <w:iCs/>
          <w:sz w:val="24"/>
          <w:szCs w:val="24"/>
          <w:u w:val="single"/>
        </w:rPr>
      </w:pPr>
      <w:r w:rsidRPr="7CF260EA">
        <w:rPr>
          <w:rFonts w:ascii="Times New Roman" w:eastAsia="Times New Roman" w:hAnsi="Times New Roman" w:cs="Times New Roman"/>
          <w:b/>
          <w:bCs/>
          <w:i/>
          <w:iCs/>
          <w:sz w:val="24"/>
          <w:szCs w:val="24"/>
          <w:u w:val="single"/>
        </w:rPr>
        <w:t>1.</w:t>
      </w:r>
      <w:r w:rsidR="1D7943BA" w:rsidRPr="7CF260EA">
        <w:rPr>
          <w:rFonts w:ascii="Times New Roman" w:eastAsia="Times New Roman" w:hAnsi="Times New Roman" w:cs="Times New Roman"/>
          <w:b/>
          <w:bCs/>
          <w:i/>
          <w:iCs/>
          <w:sz w:val="24"/>
          <w:szCs w:val="24"/>
          <w:u w:val="single"/>
        </w:rPr>
        <w:t>4.1 Non-Functional Requirements</w:t>
      </w:r>
    </w:p>
    <w:p w14:paraId="4C11237C" w14:textId="28CCA834" w:rsidR="46F454EC" w:rsidRDefault="1D7943BA" w:rsidP="009F44C1">
      <w:pPr>
        <w:pStyle w:val="Heading3"/>
        <w:numPr>
          <w:ilvl w:val="0"/>
          <w:numId w:val="11"/>
        </w:numPr>
        <w:rPr>
          <w:b/>
          <w:bCs/>
          <w:i/>
          <w:iCs/>
          <w:color w:val="000000" w:themeColor="text1"/>
        </w:rPr>
      </w:pPr>
      <w:r w:rsidRPr="7CF260EA">
        <w:rPr>
          <w:rFonts w:ascii="Times New Roman" w:eastAsia="Times New Roman" w:hAnsi="Times New Roman" w:cs="Times New Roman"/>
          <w:b/>
          <w:bCs/>
          <w:i/>
          <w:iCs/>
          <w:color w:val="auto"/>
        </w:rPr>
        <w:t>Operational</w:t>
      </w:r>
      <w:r w:rsidR="54333E27" w:rsidRPr="7CF260EA">
        <w:rPr>
          <w:rFonts w:ascii="Times New Roman" w:eastAsia="Times New Roman" w:hAnsi="Times New Roman" w:cs="Times New Roman"/>
          <w:b/>
          <w:bCs/>
          <w:i/>
          <w:iCs/>
          <w:color w:val="auto"/>
        </w:rPr>
        <w:t xml:space="preserve"> Requirements</w:t>
      </w:r>
      <w:r w:rsidRPr="7CF260EA">
        <w:rPr>
          <w:rFonts w:ascii="Times New Roman" w:eastAsia="Times New Roman" w:hAnsi="Times New Roman" w:cs="Times New Roman"/>
          <w:b/>
          <w:bCs/>
          <w:i/>
          <w:iCs/>
          <w:color w:val="auto"/>
        </w:rPr>
        <w:t>:</w:t>
      </w:r>
      <w:r w:rsidR="04764E6F" w:rsidRPr="7CF260EA">
        <w:rPr>
          <w:rFonts w:ascii="Times New Roman" w:eastAsia="Times New Roman" w:hAnsi="Times New Roman" w:cs="Times New Roman"/>
          <w:b/>
          <w:bCs/>
          <w:i/>
          <w:iCs/>
          <w:color w:val="auto"/>
        </w:rPr>
        <w:t xml:space="preserve">  </w:t>
      </w:r>
    </w:p>
    <w:p w14:paraId="3AC0071C" w14:textId="5C7819E8" w:rsidR="125FB9E6" w:rsidRDefault="42050255" w:rsidP="009F44C1">
      <w:pPr>
        <w:pStyle w:val="Heading3"/>
        <w:numPr>
          <w:ilvl w:val="0"/>
          <w:numId w:val="10"/>
        </w:numPr>
        <w:rPr>
          <w:color w:val="000000" w:themeColor="text1"/>
        </w:rPr>
      </w:pPr>
      <w:r w:rsidRPr="7CF260EA">
        <w:rPr>
          <w:rFonts w:ascii="Times New Roman" w:eastAsia="Times New Roman" w:hAnsi="Times New Roman" w:cs="Times New Roman"/>
          <w:color w:val="auto"/>
        </w:rPr>
        <w:t>T</w:t>
      </w:r>
      <w:r w:rsidR="605A2DC6" w:rsidRPr="7CF260EA">
        <w:rPr>
          <w:rFonts w:ascii="Times New Roman" w:eastAsia="Times New Roman" w:hAnsi="Times New Roman" w:cs="Times New Roman"/>
          <w:color w:val="auto"/>
        </w:rPr>
        <w:t xml:space="preserve">he system will provide option to add and edit job positions, </w:t>
      </w:r>
      <w:r w:rsidR="4FBA5E7A" w:rsidRPr="7CF260EA">
        <w:rPr>
          <w:rFonts w:ascii="Times New Roman" w:eastAsia="Times New Roman" w:hAnsi="Times New Roman" w:cs="Times New Roman"/>
          <w:color w:val="auto"/>
        </w:rPr>
        <w:t>scan applicant’s profile</w:t>
      </w:r>
    </w:p>
    <w:p w14:paraId="7DDC76FD" w14:textId="278365A3" w:rsidR="79182E05" w:rsidRDefault="4FBA5E7A" w:rsidP="009F44C1">
      <w:pPr>
        <w:pStyle w:val="ListParagraph"/>
        <w:numPr>
          <w:ilvl w:val="0"/>
          <w:numId w:val="10"/>
        </w:numPr>
        <w:rPr>
          <w:rFonts w:eastAsiaTheme="minorEastAsia"/>
          <w:color w:val="000000" w:themeColor="text1"/>
        </w:rPr>
      </w:pPr>
      <w:r w:rsidRPr="7CF260EA">
        <w:rPr>
          <w:rFonts w:ascii="Times New Roman" w:eastAsia="Times New Roman" w:hAnsi="Times New Roman" w:cs="Times New Roman"/>
        </w:rPr>
        <w:t>The system will search and show vacancies and candidates</w:t>
      </w:r>
    </w:p>
    <w:p w14:paraId="1372C688" w14:textId="68ABE3A5" w:rsidR="242AE6A7" w:rsidRDefault="0F9AE2E6" w:rsidP="009F44C1">
      <w:pPr>
        <w:pStyle w:val="ListParagraph"/>
        <w:numPr>
          <w:ilvl w:val="0"/>
          <w:numId w:val="10"/>
        </w:numPr>
        <w:rPr>
          <w:color w:val="000000" w:themeColor="text1"/>
        </w:rPr>
      </w:pPr>
      <w:r w:rsidRPr="45C18A42">
        <w:rPr>
          <w:rFonts w:ascii="Times New Roman" w:eastAsia="Times New Roman" w:hAnsi="Times New Roman" w:cs="Times New Roman"/>
        </w:rPr>
        <w:t xml:space="preserve">System will </w:t>
      </w:r>
      <w:r w:rsidR="0EE31C2C" w:rsidRPr="45C18A42">
        <w:rPr>
          <w:rFonts w:ascii="Times New Roman" w:eastAsia="Times New Roman" w:hAnsi="Times New Roman" w:cs="Times New Roman"/>
        </w:rPr>
        <w:t>be</w:t>
      </w:r>
      <w:r w:rsidRPr="45C18A42">
        <w:rPr>
          <w:rFonts w:ascii="Times New Roman" w:eastAsia="Times New Roman" w:hAnsi="Times New Roman" w:cs="Times New Roman"/>
        </w:rPr>
        <w:t xml:space="preserve"> </w:t>
      </w:r>
      <w:r w:rsidR="2393B494" w:rsidRPr="45C18A42">
        <w:rPr>
          <w:rFonts w:ascii="Times New Roman" w:eastAsia="Times New Roman" w:hAnsi="Times New Roman" w:cs="Times New Roman"/>
        </w:rPr>
        <w:t>Web base</w:t>
      </w:r>
      <w:r w:rsidR="1C6C1C91" w:rsidRPr="45C18A42">
        <w:rPr>
          <w:rFonts w:ascii="Times New Roman" w:eastAsia="Times New Roman" w:hAnsi="Times New Roman" w:cs="Times New Roman"/>
        </w:rPr>
        <w:t>d Application</w:t>
      </w:r>
    </w:p>
    <w:p w14:paraId="1D190FCE" w14:textId="70EC8AC9" w:rsidR="242AE6A7" w:rsidRDefault="0F9AE2E6" w:rsidP="009F44C1">
      <w:pPr>
        <w:pStyle w:val="ListParagraph"/>
        <w:numPr>
          <w:ilvl w:val="0"/>
          <w:numId w:val="10"/>
        </w:numPr>
        <w:rPr>
          <w:color w:val="000000" w:themeColor="text1"/>
        </w:rPr>
      </w:pPr>
      <w:r w:rsidRPr="7CF260EA">
        <w:rPr>
          <w:rFonts w:ascii="Times New Roman" w:eastAsia="Times New Roman" w:hAnsi="Times New Roman" w:cs="Times New Roman"/>
        </w:rPr>
        <w:t>System will back up automatically</w:t>
      </w:r>
    </w:p>
    <w:p w14:paraId="3B3119B1" w14:textId="063A5C71" w:rsidR="46F454EC" w:rsidRDefault="1D7943BA" w:rsidP="009F44C1">
      <w:pPr>
        <w:pStyle w:val="Heading3"/>
        <w:numPr>
          <w:ilvl w:val="0"/>
          <w:numId w:val="11"/>
        </w:numPr>
        <w:rPr>
          <w:b/>
          <w:bCs/>
          <w:i/>
          <w:iCs/>
          <w:color w:val="000000" w:themeColor="text1"/>
        </w:rPr>
      </w:pPr>
      <w:r w:rsidRPr="7CF260EA">
        <w:rPr>
          <w:rFonts w:ascii="Times New Roman" w:eastAsia="Times New Roman" w:hAnsi="Times New Roman" w:cs="Times New Roman"/>
          <w:b/>
          <w:bCs/>
          <w:i/>
          <w:iCs/>
          <w:color w:val="auto"/>
        </w:rPr>
        <w:t>Performance</w:t>
      </w:r>
      <w:r w:rsidR="65766606" w:rsidRPr="7CF260EA">
        <w:rPr>
          <w:rFonts w:ascii="Times New Roman" w:eastAsia="Times New Roman" w:hAnsi="Times New Roman" w:cs="Times New Roman"/>
          <w:b/>
          <w:bCs/>
          <w:i/>
          <w:iCs/>
          <w:color w:val="auto"/>
        </w:rPr>
        <w:t xml:space="preserve"> Requirements</w:t>
      </w:r>
      <w:r w:rsidRPr="7CF260EA">
        <w:rPr>
          <w:rFonts w:ascii="Times New Roman" w:eastAsia="Times New Roman" w:hAnsi="Times New Roman" w:cs="Times New Roman"/>
          <w:b/>
          <w:bCs/>
          <w:i/>
          <w:iCs/>
          <w:color w:val="auto"/>
        </w:rPr>
        <w:t>:</w:t>
      </w:r>
      <w:r w:rsidR="0F756852" w:rsidRPr="7CF260EA">
        <w:rPr>
          <w:rFonts w:ascii="Times New Roman" w:eastAsia="Times New Roman" w:hAnsi="Times New Roman" w:cs="Times New Roman"/>
          <w:b/>
          <w:bCs/>
          <w:i/>
          <w:iCs/>
          <w:color w:val="auto"/>
        </w:rPr>
        <w:t xml:space="preserve"> </w:t>
      </w:r>
    </w:p>
    <w:p w14:paraId="2468D522" w14:textId="4089E3BE" w:rsidR="54009556" w:rsidRDefault="1FE030F6" w:rsidP="009F44C1">
      <w:pPr>
        <w:pStyle w:val="ListParagraph"/>
        <w:numPr>
          <w:ilvl w:val="0"/>
          <w:numId w:val="6"/>
        </w:numPr>
        <w:rPr>
          <w:rFonts w:eastAsiaTheme="minorEastAsia"/>
          <w:color w:val="000000" w:themeColor="text1"/>
        </w:rPr>
      </w:pPr>
      <w:r w:rsidRPr="7CF260EA">
        <w:rPr>
          <w:rFonts w:ascii="Times New Roman" w:eastAsia="Times New Roman" w:hAnsi="Times New Roman" w:cs="Times New Roman"/>
        </w:rPr>
        <w:t>System will store all applicant’s profile and resume to the database</w:t>
      </w:r>
    </w:p>
    <w:p w14:paraId="159BFB6A" w14:textId="152CF1D3" w:rsidR="54009556" w:rsidRDefault="1FE030F6" w:rsidP="009F44C1">
      <w:pPr>
        <w:pStyle w:val="ListParagraph"/>
        <w:numPr>
          <w:ilvl w:val="0"/>
          <w:numId w:val="6"/>
        </w:numPr>
        <w:rPr>
          <w:color w:val="000000" w:themeColor="text1"/>
        </w:rPr>
      </w:pPr>
      <w:r w:rsidRPr="7CF260EA">
        <w:rPr>
          <w:rFonts w:ascii="Times New Roman" w:eastAsia="Times New Roman" w:hAnsi="Times New Roman" w:cs="Times New Roman"/>
        </w:rPr>
        <w:t xml:space="preserve">System will retrieve the most suitable candidate for a </w:t>
      </w:r>
      <w:r w:rsidR="35ABA1C3" w:rsidRPr="7CF260EA">
        <w:rPr>
          <w:rFonts w:ascii="Times New Roman" w:eastAsia="Times New Roman" w:hAnsi="Times New Roman" w:cs="Times New Roman"/>
        </w:rPr>
        <w:t>job</w:t>
      </w:r>
      <w:r w:rsidRPr="7CF260EA">
        <w:rPr>
          <w:rFonts w:ascii="Times New Roman" w:eastAsia="Times New Roman" w:hAnsi="Times New Roman" w:cs="Times New Roman"/>
        </w:rPr>
        <w:t xml:space="preserve"> position from database</w:t>
      </w:r>
    </w:p>
    <w:p w14:paraId="01A987AB" w14:textId="25839F27" w:rsidR="0DCD3E2E" w:rsidRDefault="23A64BFB" w:rsidP="009F44C1">
      <w:pPr>
        <w:pStyle w:val="ListParagraph"/>
        <w:numPr>
          <w:ilvl w:val="0"/>
          <w:numId w:val="6"/>
        </w:numPr>
        <w:rPr>
          <w:color w:val="000000" w:themeColor="text1"/>
        </w:rPr>
      </w:pPr>
      <w:r w:rsidRPr="7CF260EA">
        <w:rPr>
          <w:rFonts w:ascii="Times New Roman" w:eastAsia="Times New Roman" w:hAnsi="Times New Roman" w:cs="Times New Roman"/>
        </w:rPr>
        <w:t>System will be able to retrieve job interviews and notify candidate and recruiters</w:t>
      </w:r>
    </w:p>
    <w:p w14:paraId="128EFFE9" w14:textId="0AD2C0C7" w:rsidR="46F454EC" w:rsidRDefault="1D7943BA" w:rsidP="009F44C1">
      <w:pPr>
        <w:pStyle w:val="Heading3"/>
        <w:numPr>
          <w:ilvl w:val="0"/>
          <w:numId w:val="11"/>
        </w:numPr>
        <w:rPr>
          <w:b/>
          <w:bCs/>
          <w:i/>
          <w:iCs/>
          <w:color w:val="000000" w:themeColor="text1"/>
        </w:rPr>
      </w:pPr>
      <w:r w:rsidRPr="7CF260EA">
        <w:rPr>
          <w:rFonts w:ascii="Times New Roman" w:eastAsia="Times New Roman" w:hAnsi="Times New Roman" w:cs="Times New Roman"/>
          <w:b/>
          <w:bCs/>
          <w:i/>
          <w:iCs/>
          <w:color w:val="auto"/>
        </w:rPr>
        <w:t>Security</w:t>
      </w:r>
      <w:r w:rsidR="3DD53136" w:rsidRPr="7CF260EA">
        <w:rPr>
          <w:rFonts w:ascii="Times New Roman" w:eastAsia="Times New Roman" w:hAnsi="Times New Roman" w:cs="Times New Roman"/>
          <w:b/>
          <w:bCs/>
          <w:i/>
          <w:iCs/>
          <w:color w:val="auto"/>
        </w:rPr>
        <w:t xml:space="preserve"> Requirements</w:t>
      </w:r>
      <w:r w:rsidRPr="7CF260EA">
        <w:rPr>
          <w:rFonts w:ascii="Times New Roman" w:eastAsia="Times New Roman" w:hAnsi="Times New Roman" w:cs="Times New Roman"/>
          <w:b/>
          <w:bCs/>
          <w:i/>
          <w:iCs/>
          <w:color w:val="auto"/>
        </w:rPr>
        <w:t>:</w:t>
      </w:r>
      <w:r w:rsidR="03AC9978" w:rsidRPr="7CF260EA">
        <w:rPr>
          <w:rFonts w:ascii="Times New Roman" w:eastAsia="Times New Roman" w:hAnsi="Times New Roman" w:cs="Times New Roman"/>
          <w:b/>
          <w:bCs/>
          <w:i/>
          <w:iCs/>
          <w:color w:val="auto"/>
        </w:rPr>
        <w:t xml:space="preserve"> </w:t>
      </w:r>
      <w:r w:rsidR="34B5FEF4" w:rsidRPr="7CF260EA">
        <w:rPr>
          <w:rFonts w:ascii="Times New Roman" w:eastAsia="Times New Roman" w:hAnsi="Times New Roman" w:cs="Times New Roman"/>
          <w:b/>
          <w:bCs/>
          <w:color w:val="auto"/>
        </w:rPr>
        <w:t xml:space="preserve"> </w:t>
      </w:r>
    </w:p>
    <w:p w14:paraId="0EEBF634" w14:textId="1015A88E" w:rsidR="0FF298AF" w:rsidRDefault="34B5FEF4" w:rsidP="009F44C1">
      <w:pPr>
        <w:pStyle w:val="ListParagraph"/>
        <w:numPr>
          <w:ilvl w:val="0"/>
          <w:numId w:val="9"/>
        </w:numPr>
        <w:rPr>
          <w:rFonts w:eastAsiaTheme="minorEastAsia"/>
          <w:color w:val="000000" w:themeColor="text1"/>
        </w:rPr>
      </w:pPr>
      <w:r w:rsidRPr="45C18A42">
        <w:rPr>
          <w:rFonts w:ascii="Times New Roman" w:eastAsia="Times New Roman" w:hAnsi="Times New Roman" w:cs="Times New Roman"/>
          <w:sz w:val="24"/>
          <w:szCs w:val="24"/>
        </w:rPr>
        <w:t>Log in / User Roles: Provide login platform and manage User Roles for the system with specific access matching the user’s role.</w:t>
      </w:r>
      <w:r w:rsidR="78205F61" w:rsidRPr="45C18A42">
        <w:rPr>
          <w:rFonts w:ascii="Times New Roman" w:eastAsia="Times New Roman" w:hAnsi="Times New Roman" w:cs="Times New Roman"/>
          <w:sz w:val="24"/>
          <w:szCs w:val="24"/>
        </w:rPr>
        <w:t xml:space="preserve"> For example: Recruiter </w:t>
      </w:r>
      <w:proofErr w:type="gramStart"/>
      <w:r w:rsidR="78205F61" w:rsidRPr="45C18A42">
        <w:rPr>
          <w:rFonts w:ascii="Times New Roman" w:eastAsia="Times New Roman" w:hAnsi="Times New Roman" w:cs="Times New Roman"/>
          <w:sz w:val="24"/>
          <w:szCs w:val="24"/>
        </w:rPr>
        <w:t>won’t</w:t>
      </w:r>
      <w:proofErr w:type="gramEnd"/>
      <w:r w:rsidR="78205F61" w:rsidRPr="45C18A42">
        <w:rPr>
          <w:rFonts w:ascii="Times New Roman" w:eastAsia="Times New Roman" w:hAnsi="Times New Roman" w:cs="Times New Roman"/>
          <w:sz w:val="24"/>
          <w:szCs w:val="24"/>
        </w:rPr>
        <w:t xml:space="preserve"> have a delete </w:t>
      </w:r>
      <w:r w:rsidR="6FF8639C" w:rsidRPr="45C18A42">
        <w:rPr>
          <w:rFonts w:ascii="Times New Roman" w:eastAsia="Times New Roman" w:hAnsi="Times New Roman" w:cs="Times New Roman"/>
          <w:sz w:val="24"/>
          <w:szCs w:val="24"/>
        </w:rPr>
        <w:t>access,</w:t>
      </w:r>
      <w:r w:rsidR="78205F61" w:rsidRPr="45C18A42">
        <w:rPr>
          <w:rFonts w:ascii="Times New Roman" w:eastAsia="Times New Roman" w:hAnsi="Times New Roman" w:cs="Times New Roman"/>
          <w:sz w:val="24"/>
          <w:szCs w:val="24"/>
        </w:rPr>
        <w:t xml:space="preserve"> but the</w:t>
      </w:r>
      <w:r w:rsidR="06F59307" w:rsidRPr="45C18A42">
        <w:rPr>
          <w:rFonts w:ascii="Times New Roman" w:eastAsia="Times New Roman" w:hAnsi="Times New Roman" w:cs="Times New Roman"/>
          <w:sz w:val="24"/>
          <w:szCs w:val="24"/>
        </w:rPr>
        <w:t xml:space="preserve"> Account</w:t>
      </w:r>
      <w:r w:rsidR="78205F61" w:rsidRPr="45C18A42">
        <w:rPr>
          <w:rFonts w:ascii="Times New Roman" w:eastAsia="Times New Roman" w:hAnsi="Times New Roman" w:cs="Times New Roman"/>
          <w:sz w:val="24"/>
          <w:szCs w:val="24"/>
        </w:rPr>
        <w:t xml:space="preserve"> </w:t>
      </w:r>
      <w:r w:rsidR="32B45C40" w:rsidRPr="45C18A42">
        <w:rPr>
          <w:rFonts w:ascii="Times New Roman" w:eastAsia="Times New Roman" w:hAnsi="Times New Roman" w:cs="Times New Roman"/>
          <w:sz w:val="24"/>
          <w:szCs w:val="24"/>
        </w:rPr>
        <w:t>M</w:t>
      </w:r>
      <w:r w:rsidR="78205F61" w:rsidRPr="45C18A42">
        <w:rPr>
          <w:rFonts w:ascii="Times New Roman" w:eastAsia="Times New Roman" w:hAnsi="Times New Roman" w:cs="Times New Roman"/>
          <w:sz w:val="24"/>
          <w:szCs w:val="24"/>
        </w:rPr>
        <w:t>anager would.</w:t>
      </w:r>
    </w:p>
    <w:p w14:paraId="68F9A737" w14:textId="66046698" w:rsidR="46F454EC" w:rsidRDefault="1D7943BA" w:rsidP="009F44C1">
      <w:pPr>
        <w:pStyle w:val="Heading3"/>
        <w:numPr>
          <w:ilvl w:val="0"/>
          <w:numId w:val="11"/>
        </w:numPr>
        <w:rPr>
          <w:b/>
          <w:bCs/>
          <w:i/>
          <w:iCs/>
          <w:color w:val="000000" w:themeColor="text1"/>
        </w:rPr>
      </w:pPr>
      <w:r w:rsidRPr="7CF260EA">
        <w:rPr>
          <w:rFonts w:ascii="Times New Roman" w:eastAsia="Times New Roman" w:hAnsi="Times New Roman" w:cs="Times New Roman"/>
          <w:b/>
          <w:bCs/>
          <w:i/>
          <w:iCs/>
          <w:color w:val="auto"/>
        </w:rPr>
        <w:t>Cultural and Political</w:t>
      </w:r>
      <w:r w:rsidR="37567766" w:rsidRPr="7CF260EA">
        <w:rPr>
          <w:rFonts w:ascii="Times New Roman" w:eastAsia="Times New Roman" w:hAnsi="Times New Roman" w:cs="Times New Roman"/>
          <w:b/>
          <w:bCs/>
          <w:i/>
          <w:iCs/>
          <w:color w:val="auto"/>
        </w:rPr>
        <w:t xml:space="preserve"> Requirements</w:t>
      </w:r>
      <w:r w:rsidRPr="7CF260EA">
        <w:rPr>
          <w:rFonts w:ascii="Times New Roman" w:eastAsia="Times New Roman" w:hAnsi="Times New Roman" w:cs="Times New Roman"/>
          <w:b/>
          <w:bCs/>
          <w:i/>
          <w:iCs/>
          <w:color w:val="auto"/>
        </w:rPr>
        <w:t>:</w:t>
      </w:r>
      <w:r w:rsidR="39D3F584" w:rsidRPr="7CF260EA">
        <w:rPr>
          <w:rFonts w:ascii="Times New Roman" w:eastAsia="Times New Roman" w:hAnsi="Times New Roman" w:cs="Times New Roman"/>
          <w:b/>
          <w:bCs/>
          <w:i/>
          <w:iCs/>
          <w:color w:val="auto"/>
        </w:rPr>
        <w:t xml:space="preserve"> </w:t>
      </w:r>
    </w:p>
    <w:p w14:paraId="179E31C0" w14:textId="17BF3ADA" w:rsidR="46F454EC" w:rsidRDefault="38CCF17C" w:rsidP="009F44C1">
      <w:pPr>
        <w:pStyle w:val="Heading3"/>
        <w:numPr>
          <w:ilvl w:val="0"/>
          <w:numId w:val="8"/>
        </w:numPr>
        <w:rPr>
          <w:b/>
          <w:bCs/>
          <w:i/>
          <w:iCs/>
          <w:color w:val="000000" w:themeColor="text1"/>
        </w:rPr>
      </w:pPr>
      <w:r w:rsidRPr="7CF260EA">
        <w:rPr>
          <w:rFonts w:ascii="Times New Roman" w:eastAsia="Times New Roman" w:hAnsi="Times New Roman" w:cs="Times New Roman"/>
          <w:color w:val="auto"/>
        </w:rPr>
        <w:t>None</w:t>
      </w:r>
      <w:r w:rsidR="1D7943BA" w:rsidRPr="7CF260EA">
        <w:rPr>
          <w:rFonts w:ascii="Times New Roman" w:eastAsia="Times New Roman" w:hAnsi="Times New Roman" w:cs="Times New Roman"/>
          <w:b/>
          <w:bCs/>
          <w:i/>
          <w:iCs/>
          <w:color w:val="auto"/>
        </w:rPr>
        <w:t xml:space="preserve"> </w:t>
      </w:r>
    </w:p>
    <w:p w14:paraId="793E8822" w14:textId="15604622" w:rsidR="46F454EC" w:rsidRDefault="1D7943BA" w:rsidP="7CF260EA">
      <w:pPr>
        <w:rPr>
          <w:rFonts w:ascii="Times New Roman" w:eastAsia="Times New Roman" w:hAnsi="Times New Roman" w:cs="Times New Roman"/>
          <w:b/>
          <w:bCs/>
          <w:i/>
          <w:iCs/>
          <w:sz w:val="24"/>
          <w:szCs w:val="24"/>
        </w:rPr>
      </w:pPr>
      <w:r w:rsidRPr="7CF260EA">
        <w:rPr>
          <w:rFonts w:ascii="Times New Roman" w:eastAsia="Times New Roman" w:hAnsi="Times New Roman" w:cs="Times New Roman"/>
          <w:b/>
          <w:bCs/>
          <w:i/>
          <w:iCs/>
          <w:sz w:val="24"/>
          <w:szCs w:val="24"/>
        </w:rPr>
        <w:t xml:space="preserve"> </w:t>
      </w:r>
    </w:p>
    <w:p w14:paraId="75FA9044" w14:textId="1113ED4A" w:rsidR="6AEE4ABC" w:rsidRDefault="5395B521" w:rsidP="7CF260EA">
      <w:pPr>
        <w:rPr>
          <w:rFonts w:ascii="Times New Roman" w:eastAsia="Times New Roman" w:hAnsi="Times New Roman" w:cs="Times New Roman"/>
          <w:b/>
          <w:bCs/>
          <w:i/>
          <w:iCs/>
          <w:sz w:val="24"/>
          <w:szCs w:val="24"/>
          <w:u w:val="single"/>
        </w:rPr>
      </w:pPr>
      <w:r w:rsidRPr="7CF260EA">
        <w:rPr>
          <w:rFonts w:ascii="Times New Roman" w:eastAsia="Times New Roman" w:hAnsi="Times New Roman" w:cs="Times New Roman"/>
          <w:b/>
          <w:bCs/>
          <w:i/>
          <w:iCs/>
          <w:sz w:val="24"/>
          <w:szCs w:val="24"/>
          <w:u w:val="single"/>
        </w:rPr>
        <w:t>1.</w:t>
      </w:r>
      <w:r w:rsidR="1D7943BA" w:rsidRPr="7CF260EA">
        <w:rPr>
          <w:rFonts w:ascii="Times New Roman" w:eastAsia="Times New Roman" w:hAnsi="Times New Roman" w:cs="Times New Roman"/>
          <w:b/>
          <w:bCs/>
          <w:i/>
          <w:iCs/>
          <w:sz w:val="24"/>
          <w:szCs w:val="24"/>
          <w:u w:val="single"/>
        </w:rPr>
        <w:t>4.2 Functional Requirements</w:t>
      </w:r>
    </w:p>
    <w:p w14:paraId="5DBCC2F3" w14:textId="3700F07C" w:rsidR="6AEE4ABC" w:rsidRDefault="7C98D17B" w:rsidP="009F44C1">
      <w:pPr>
        <w:pStyle w:val="ListParagraph"/>
        <w:numPr>
          <w:ilvl w:val="0"/>
          <w:numId w:val="7"/>
        </w:numPr>
        <w:rPr>
          <w:b/>
          <w:bCs/>
          <w:i/>
          <w:iCs/>
          <w:color w:val="000000" w:themeColor="text1"/>
          <w:sz w:val="24"/>
          <w:szCs w:val="24"/>
        </w:rPr>
      </w:pPr>
      <w:r w:rsidRPr="7CF260EA">
        <w:rPr>
          <w:rFonts w:ascii="Times New Roman" w:eastAsia="Times New Roman" w:hAnsi="Times New Roman" w:cs="Times New Roman"/>
          <w:b/>
          <w:bCs/>
          <w:i/>
          <w:iCs/>
          <w:sz w:val="24"/>
          <w:szCs w:val="24"/>
        </w:rPr>
        <w:t>Search</w:t>
      </w:r>
      <w:r w:rsidR="011DC175" w:rsidRPr="7CF260EA">
        <w:rPr>
          <w:rFonts w:ascii="Times New Roman" w:eastAsia="Times New Roman" w:hAnsi="Times New Roman" w:cs="Times New Roman"/>
          <w:b/>
          <w:bCs/>
          <w:i/>
          <w:iCs/>
          <w:sz w:val="24"/>
          <w:szCs w:val="24"/>
        </w:rPr>
        <w:t xml:space="preserve">: </w:t>
      </w:r>
      <w:r w:rsidR="011DC175" w:rsidRPr="7CF260EA">
        <w:rPr>
          <w:rFonts w:ascii="Times New Roman" w:eastAsia="Times New Roman" w:hAnsi="Times New Roman" w:cs="Times New Roman"/>
          <w:sz w:val="24"/>
          <w:szCs w:val="24"/>
        </w:rPr>
        <w:t>Search option using keywords, Name, or job titles</w:t>
      </w:r>
      <w:r w:rsidR="23A10487" w:rsidRPr="7CF260EA">
        <w:rPr>
          <w:rFonts w:ascii="Times New Roman" w:eastAsia="Times New Roman" w:hAnsi="Times New Roman" w:cs="Times New Roman"/>
          <w:sz w:val="24"/>
          <w:szCs w:val="24"/>
        </w:rPr>
        <w:t xml:space="preserve">. For Example, Recruiter might search using candidate Name, or specific title like – Java Developer, or keywords like </w:t>
      </w:r>
      <w:r w:rsidR="1494E724" w:rsidRPr="7CF260EA">
        <w:rPr>
          <w:rFonts w:ascii="Times New Roman" w:eastAsia="Times New Roman" w:hAnsi="Times New Roman" w:cs="Times New Roman"/>
          <w:sz w:val="24"/>
          <w:szCs w:val="24"/>
        </w:rPr>
        <w:t>JavaScript</w:t>
      </w:r>
      <w:r w:rsidR="23A10487" w:rsidRPr="7CF260EA">
        <w:rPr>
          <w:rFonts w:ascii="Times New Roman" w:eastAsia="Times New Roman" w:hAnsi="Times New Roman" w:cs="Times New Roman"/>
          <w:sz w:val="24"/>
          <w:szCs w:val="24"/>
        </w:rPr>
        <w:t>, Azure</w:t>
      </w:r>
      <w:r w:rsidR="02186840" w:rsidRPr="7CF260EA">
        <w:rPr>
          <w:rFonts w:ascii="Times New Roman" w:eastAsia="Times New Roman" w:hAnsi="Times New Roman" w:cs="Times New Roman"/>
          <w:sz w:val="24"/>
          <w:szCs w:val="24"/>
        </w:rPr>
        <w:t>.</w:t>
      </w:r>
      <w:r w:rsidR="36D87927">
        <w:br/>
      </w:r>
    </w:p>
    <w:p w14:paraId="3F376767" w14:textId="5028DE06" w:rsidR="6AEE4ABC" w:rsidRDefault="03E6A00C" w:rsidP="009F44C1">
      <w:pPr>
        <w:pStyle w:val="ListParagraph"/>
        <w:numPr>
          <w:ilvl w:val="0"/>
          <w:numId w:val="7"/>
        </w:numPr>
        <w:rPr>
          <w:b/>
          <w:bCs/>
          <w:i/>
          <w:iCs/>
          <w:color w:val="000000" w:themeColor="text1"/>
          <w:sz w:val="24"/>
          <w:szCs w:val="24"/>
        </w:rPr>
      </w:pPr>
      <w:r w:rsidRPr="7CF260EA">
        <w:rPr>
          <w:rFonts w:ascii="Times New Roman" w:eastAsia="Times New Roman" w:hAnsi="Times New Roman" w:cs="Times New Roman"/>
          <w:b/>
          <w:bCs/>
          <w:sz w:val="24"/>
          <w:szCs w:val="24"/>
        </w:rPr>
        <w:t xml:space="preserve">Changes: </w:t>
      </w:r>
      <w:r w:rsidRPr="7CF260EA">
        <w:rPr>
          <w:rFonts w:ascii="Times New Roman" w:eastAsia="Times New Roman" w:hAnsi="Times New Roman" w:cs="Times New Roman"/>
          <w:sz w:val="24"/>
          <w:szCs w:val="24"/>
        </w:rPr>
        <w:t>System will provide option to</w:t>
      </w:r>
      <w:r w:rsidR="59F1DE04" w:rsidRPr="7CF260EA">
        <w:rPr>
          <w:rFonts w:ascii="Times New Roman" w:eastAsia="Times New Roman" w:hAnsi="Times New Roman" w:cs="Times New Roman"/>
          <w:sz w:val="24"/>
          <w:szCs w:val="24"/>
        </w:rPr>
        <w:t xml:space="preserve"> add,</w:t>
      </w:r>
      <w:r w:rsidRPr="7CF260EA">
        <w:rPr>
          <w:rFonts w:ascii="Times New Roman" w:eastAsia="Times New Roman" w:hAnsi="Times New Roman" w:cs="Times New Roman"/>
          <w:sz w:val="24"/>
          <w:szCs w:val="24"/>
        </w:rPr>
        <w:t xml:space="preserve"> update</w:t>
      </w:r>
      <w:r w:rsidR="7BE42186" w:rsidRPr="7CF260EA">
        <w:rPr>
          <w:rFonts w:ascii="Times New Roman" w:eastAsia="Times New Roman" w:hAnsi="Times New Roman" w:cs="Times New Roman"/>
          <w:sz w:val="24"/>
          <w:szCs w:val="24"/>
        </w:rPr>
        <w:t>, and</w:t>
      </w:r>
      <w:r w:rsidRPr="7CF260EA">
        <w:rPr>
          <w:rFonts w:ascii="Times New Roman" w:eastAsia="Times New Roman" w:hAnsi="Times New Roman" w:cs="Times New Roman"/>
          <w:sz w:val="24"/>
          <w:szCs w:val="24"/>
        </w:rPr>
        <w:t xml:space="preserve"> delete job </w:t>
      </w:r>
      <w:r w:rsidR="49B63333" w:rsidRPr="7CF260EA">
        <w:rPr>
          <w:rFonts w:ascii="Times New Roman" w:eastAsia="Times New Roman" w:hAnsi="Times New Roman" w:cs="Times New Roman"/>
          <w:sz w:val="24"/>
          <w:szCs w:val="24"/>
        </w:rPr>
        <w:t>postings, candidate’s</w:t>
      </w:r>
      <w:r w:rsidRPr="7CF260EA">
        <w:rPr>
          <w:rFonts w:ascii="Times New Roman" w:eastAsia="Times New Roman" w:hAnsi="Times New Roman" w:cs="Times New Roman"/>
          <w:sz w:val="24"/>
          <w:szCs w:val="24"/>
        </w:rPr>
        <w:t xml:space="preserve"> profile and availability</w:t>
      </w:r>
      <w:r w:rsidR="6B8FC1EF" w:rsidRPr="7CF260EA">
        <w:rPr>
          <w:rFonts w:ascii="Times New Roman" w:eastAsia="Times New Roman" w:hAnsi="Times New Roman" w:cs="Times New Roman"/>
          <w:sz w:val="24"/>
          <w:szCs w:val="24"/>
        </w:rPr>
        <w:t>, or interview schedules</w:t>
      </w:r>
      <w:r w:rsidR="2C1C565A" w:rsidRPr="7CF260EA">
        <w:rPr>
          <w:rFonts w:ascii="Times New Roman" w:eastAsia="Times New Roman" w:hAnsi="Times New Roman" w:cs="Times New Roman"/>
          <w:sz w:val="24"/>
          <w:szCs w:val="24"/>
        </w:rPr>
        <w:t>.</w:t>
      </w:r>
      <w:r w:rsidR="5CB6A7DE">
        <w:br/>
      </w:r>
    </w:p>
    <w:p w14:paraId="2449DA49" w14:textId="5EFAD28C" w:rsidR="6AEE4ABC" w:rsidRDefault="7C98D17B" w:rsidP="009F44C1">
      <w:pPr>
        <w:pStyle w:val="ListParagraph"/>
        <w:numPr>
          <w:ilvl w:val="0"/>
          <w:numId w:val="7"/>
        </w:numPr>
        <w:rPr>
          <w:b/>
          <w:bCs/>
          <w:i/>
          <w:iCs/>
          <w:color w:val="000000" w:themeColor="text1"/>
          <w:sz w:val="24"/>
          <w:szCs w:val="24"/>
        </w:rPr>
      </w:pPr>
      <w:r w:rsidRPr="7CF260EA">
        <w:rPr>
          <w:rFonts w:ascii="Times New Roman" w:eastAsia="Times New Roman" w:hAnsi="Times New Roman" w:cs="Times New Roman"/>
          <w:b/>
          <w:bCs/>
          <w:i/>
          <w:iCs/>
          <w:sz w:val="24"/>
          <w:szCs w:val="24"/>
        </w:rPr>
        <w:t>Integration</w:t>
      </w:r>
      <w:r w:rsidR="0614D165" w:rsidRPr="7CF260EA">
        <w:rPr>
          <w:rFonts w:ascii="Times New Roman" w:eastAsia="Times New Roman" w:hAnsi="Times New Roman" w:cs="Times New Roman"/>
          <w:b/>
          <w:bCs/>
          <w:i/>
          <w:iCs/>
          <w:sz w:val="24"/>
          <w:szCs w:val="24"/>
        </w:rPr>
        <w:t>:</w:t>
      </w:r>
      <w:r w:rsidR="42E787A1" w:rsidRPr="7CF260EA">
        <w:rPr>
          <w:rFonts w:ascii="Times New Roman" w:eastAsia="Times New Roman" w:hAnsi="Times New Roman" w:cs="Times New Roman"/>
          <w:b/>
          <w:bCs/>
          <w:i/>
          <w:iCs/>
          <w:sz w:val="24"/>
          <w:szCs w:val="24"/>
        </w:rPr>
        <w:t xml:space="preserve"> </w:t>
      </w:r>
      <w:r w:rsidR="42E787A1" w:rsidRPr="7CF260EA">
        <w:rPr>
          <w:rFonts w:ascii="Times New Roman" w:eastAsia="Times New Roman" w:hAnsi="Times New Roman" w:cs="Times New Roman"/>
          <w:sz w:val="24"/>
          <w:szCs w:val="24"/>
        </w:rPr>
        <w:t xml:space="preserve">Integration with </w:t>
      </w:r>
      <w:r w:rsidR="70F0ED31" w:rsidRPr="7CF260EA">
        <w:rPr>
          <w:rFonts w:ascii="Times New Roman" w:eastAsia="Times New Roman" w:hAnsi="Times New Roman" w:cs="Times New Roman"/>
          <w:sz w:val="24"/>
          <w:szCs w:val="24"/>
        </w:rPr>
        <w:t>email and</w:t>
      </w:r>
      <w:r w:rsidR="42E787A1" w:rsidRPr="7CF260EA">
        <w:rPr>
          <w:rFonts w:ascii="Times New Roman" w:eastAsia="Times New Roman" w:hAnsi="Times New Roman" w:cs="Times New Roman"/>
          <w:sz w:val="24"/>
          <w:szCs w:val="24"/>
        </w:rPr>
        <w:t xml:space="preserve"> database for direct profile upload or email reminders to candidate </w:t>
      </w:r>
      <w:r w:rsidR="37CC6422" w:rsidRPr="7CF260EA">
        <w:rPr>
          <w:rFonts w:ascii="Times New Roman" w:eastAsia="Times New Roman" w:hAnsi="Times New Roman" w:cs="Times New Roman"/>
          <w:sz w:val="24"/>
          <w:szCs w:val="24"/>
        </w:rPr>
        <w:t>using calendar.</w:t>
      </w:r>
      <w:r w:rsidR="36D87927">
        <w:br/>
      </w:r>
    </w:p>
    <w:p w14:paraId="2B7ABB8E" w14:textId="4DA1CD8C" w:rsidR="6AEE4ABC" w:rsidRDefault="7C98D17B" w:rsidP="009F44C1">
      <w:pPr>
        <w:pStyle w:val="ListParagraph"/>
        <w:numPr>
          <w:ilvl w:val="0"/>
          <w:numId w:val="7"/>
        </w:numPr>
        <w:rPr>
          <w:b/>
          <w:bCs/>
          <w:i/>
          <w:iCs/>
          <w:color w:val="000000" w:themeColor="text1"/>
          <w:sz w:val="24"/>
          <w:szCs w:val="24"/>
        </w:rPr>
      </w:pPr>
      <w:r w:rsidRPr="7CF260EA">
        <w:rPr>
          <w:rFonts w:ascii="Times New Roman" w:eastAsia="Times New Roman" w:hAnsi="Times New Roman" w:cs="Times New Roman"/>
          <w:b/>
          <w:bCs/>
          <w:i/>
          <w:iCs/>
          <w:sz w:val="24"/>
          <w:szCs w:val="24"/>
        </w:rPr>
        <w:t>Profile match</w:t>
      </w:r>
      <w:r w:rsidR="70514E39" w:rsidRPr="7CF260EA">
        <w:rPr>
          <w:rFonts w:ascii="Times New Roman" w:eastAsia="Times New Roman" w:hAnsi="Times New Roman" w:cs="Times New Roman"/>
          <w:b/>
          <w:bCs/>
          <w:i/>
          <w:iCs/>
          <w:sz w:val="24"/>
          <w:szCs w:val="24"/>
        </w:rPr>
        <w:t xml:space="preserve">: </w:t>
      </w:r>
      <w:r w:rsidR="70514E39" w:rsidRPr="7CF260EA">
        <w:rPr>
          <w:rFonts w:ascii="Times New Roman" w:eastAsia="Times New Roman" w:hAnsi="Times New Roman" w:cs="Times New Roman"/>
          <w:sz w:val="24"/>
          <w:szCs w:val="24"/>
        </w:rPr>
        <w:t>Determine</w:t>
      </w:r>
      <w:r w:rsidR="080D3B9F" w:rsidRPr="7CF260EA">
        <w:rPr>
          <w:rFonts w:ascii="Times New Roman" w:eastAsia="Times New Roman" w:hAnsi="Times New Roman" w:cs="Times New Roman"/>
          <w:sz w:val="24"/>
          <w:szCs w:val="24"/>
        </w:rPr>
        <w:t xml:space="preserve"> and pull</w:t>
      </w:r>
      <w:r w:rsidR="70514E39" w:rsidRPr="7CF260EA">
        <w:rPr>
          <w:rFonts w:ascii="Times New Roman" w:eastAsia="Times New Roman" w:hAnsi="Times New Roman" w:cs="Times New Roman"/>
          <w:sz w:val="24"/>
          <w:szCs w:val="24"/>
        </w:rPr>
        <w:t xml:space="preserve"> the most suitable applicant for the specific job position </w:t>
      </w:r>
      <w:r w:rsidR="11A051AC" w:rsidRPr="7CF260EA">
        <w:rPr>
          <w:rFonts w:ascii="Times New Roman" w:eastAsia="Times New Roman" w:hAnsi="Times New Roman" w:cs="Times New Roman"/>
          <w:sz w:val="24"/>
          <w:szCs w:val="24"/>
        </w:rPr>
        <w:t xml:space="preserve">from Database </w:t>
      </w:r>
      <w:r w:rsidR="70514E39" w:rsidRPr="7CF260EA">
        <w:rPr>
          <w:rFonts w:ascii="Times New Roman" w:eastAsia="Times New Roman" w:hAnsi="Times New Roman" w:cs="Times New Roman"/>
          <w:sz w:val="24"/>
          <w:szCs w:val="24"/>
        </w:rPr>
        <w:t>using keywords used in job descr</w:t>
      </w:r>
      <w:r w:rsidR="45812F7E" w:rsidRPr="7CF260EA">
        <w:rPr>
          <w:rFonts w:ascii="Times New Roman" w:eastAsia="Times New Roman" w:hAnsi="Times New Roman" w:cs="Times New Roman"/>
          <w:sz w:val="24"/>
          <w:szCs w:val="24"/>
        </w:rPr>
        <w:t xml:space="preserve">iption and resume or profile </w:t>
      </w:r>
      <w:r w:rsidR="5F6060D4" w:rsidRPr="7CF260EA">
        <w:rPr>
          <w:rFonts w:ascii="Times New Roman" w:eastAsia="Times New Roman" w:hAnsi="Times New Roman" w:cs="Times New Roman"/>
          <w:sz w:val="24"/>
          <w:szCs w:val="24"/>
        </w:rPr>
        <w:t>matching</w:t>
      </w:r>
      <w:r w:rsidR="45812F7E" w:rsidRPr="7CF260EA">
        <w:rPr>
          <w:rFonts w:ascii="Times New Roman" w:eastAsia="Times New Roman" w:hAnsi="Times New Roman" w:cs="Times New Roman"/>
          <w:sz w:val="24"/>
          <w:szCs w:val="24"/>
        </w:rPr>
        <w:t xml:space="preserve">. </w:t>
      </w:r>
      <w:r w:rsidR="36D87927">
        <w:br/>
      </w:r>
    </w:p>
    <w:p w14:paraId="216DC072" w14:textId="1FE15E46" w:rsidR="6AEE4ABC" w:rsidRDefault="7C98D17B" w:rsidP="009F44C1">
      <w:pPr>
        <w:pStyle w:val="ListParagraph"/>
        <w:numPr>
          <w:ilvl w:val="0"/>
          <w:numId w:val="7"/>
        </w:numPr>
        <w:rPr>
          <w:b/>
          <w:bCs/>
          <w:i/>
          <w:iCs/>
          <w:color w:val="000000" w:themeColor="text1"/>
          <w:sz w:val="24"/>
          <w:szCs w:val="24"/>
        </w:rPr>
      </w:pPr>
      <w:r w:rsidRPr="2F1BBEED">
        <w:rPr>
          <w:rFonts w:ascii="Times New Roman" w:eastAsia="Times New Roman" w:hAnsi="Times New Roman" w:cs="Times New Roman"/>
          <w:b/>
          <w:bCs/>
          <w:i/>
          <w:iCs/>
          <w:sz w:val="24"/>
          <w:szCs w:val="24"/>
        </w:rPr>
        <w:t>Reports</w:t>
      </w:r>
      <w:r w:rsidR="7E1EB6F5" w:rsidRPr="2F1BBEED">
        <w:rPr>
          <w:rFonts w:ascii="Times New Roman" w:eastAsia="Times New Roman" w:hAnsi="Times New Roman" w:cs="Times New Roman"/>
          <w:b/>
          <w:bCs/>
          <w:i/>
          <w:iCs/>
          <w:sz w:val="24"/>
          <w:szCs w:val="24"/>
        </w:rPr>
        <w:t xml:space="preserve">: </w:t>
      </w:r>
      <w:r w:rsidR="7E1EB6F5" w:rsidRPr="2F1BBEED">
        <w:rPr>
          <w:rFonts w:ascii="Times New Roman" w:eastAsia="Times New Roman" w:hAnsi="Times New Roman" w:cs="Times New Roman"/>
          <w:sz w:val="24"/>
          <w:szCs w:val="24"/>
        </w:rPr>
        <w:t>Generate the report on specific job position as well as recruiter’s performance.</w:t>
      </w:r>
    </w:p>
    <w:p w14:paraId="010946ED" w14:textId="7D4E5463" w:rsidR="00703490" w:rsidRPr="00703490" w:rsidRDefault="00703490" w:rsidP="00703490">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br w:type="page"/>
      </w:r>
    </w:p>
    <w:p w14:paraId="5BF29B75" w14:textId="77777777" w:rsidR="00703490" w:rsidRPr="00156DF8" w:rsidRDefault="00703490" w:rsidP="00703490">
      <w:pPr>
        <w:jc w:val="center"/>
        <w:rPr>
          <w:b/>
          <w:bCs/>
          <w:i/>
          <w:iCs/>
          <w:sz w:val="28"/>
          <w:szCs w:val="28"/>
        </w:rPr>
      </w:pPr>
      <w:r w:rsidRPr="00156DF8">
        <w:rPr>
          <w:b/>
          <w:bCs/>
          <w:i/>
          <w:iCs/>
          <w:noProof/>
          <w:sz w:val="28"/>
          <w:szCs w:val="28"/>
        </w:rPr>
        <w:lastRenderedPageBreak/>
        <mc:AlternateContent>
          <mc:Choice Requires="wps">
            <w:drawing>
              <wp:anchor distT="0" distB="0" distL="114300" distR="114300" simplePos="0" relativeHeight="251661312" behindDoc="0" locked="0" layoutInCell="1" allowOverlap="1" wp14:anchorId="5A9DBBBC" wp14:editId="703800D2">
                <wp:simplePos x="0" y="0"/>
                <wp:positionH relativeFrom="column">
                  <wp:posOffset>2295525</wp:posOffset>
                </wp:positionH>
                <wp:positionV relativeFrom="paragraph">
                  <wp:posOffset>9879330</wp:posOffset>
                </wp:positionV>
                <wp:extent cx="333375" cy="352425"/>
                <wp:effectExtent l="19050" t="19050" r="28575" b="47625"/>
                <wp:wrapNone/>
                <wp:docPr id="251" name="Diamond 251"/>
                <wp:cNvGraphicFramePr/>
                <a:graphic xmlns:a="http://schemas.openxmlformats.org/drawingml/2006/main">
                  <a:graphicData uri="http://schemas.microsoft.com/office/word/2010/wordprocessingShape">
                    <wps:wsp>
                      <wps:cNvSpPr/>
                      <wps:spPr>
                        <a:xfrm>
                          <a:off x="0" y="0"/>
                          <a:ext cx="333375" cy="352425"/>
                        </a:xfrm>
                        <a:prstGeom prst="diamond">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E72614" id="_x0000_t4" coordsize="21600,21600" o:spt="4" path="m10800,l,10800,10800,21600,21600,10800xe">
                <v:stroke joinstyle="miter"/>
                <v:path gradientshapeok="t" o:connecttype="rect" textboxrect="5400,5400,16200,16200"/>
              </v:shapetype>
              <v:shape id="Diamond 251" o:spid="_x0000_s1026" type="#_x0000_t4" style="position:absolute;margin-left:180.75pt;margin-top:777.9pt;width:26.2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" fillcolor="#4472c4" strokecolor="#2f528f" strokeweight="1pt"/>
            </w:pict>
          </mc:Fallback>
        </mc:AlternateContent>
      </w:r>
      <w:r w:rsidRPr="00156DF8">
        <w:rPr>
          <w:b/>
          <w:bCs/>
          <w:i/>
          <w:iCs/>
          <w:sz w:val="28"/>
          <w:szCs w:val="28"/>
        </w:rPr>
        <w:t>2.1 Activity Diagram</w:t>
      </w:r>
    </w:p>
    <w:p w14:paraId="0542BB8A" w14:textId="77777777" w:rsidR="00703490" w:rsidRPr="00E500F4" w:rsidRDefault="00703490" w:rsidP="00703490">
      <w:pPr>
        <w:rPr>
          <w:sz w:val="32"/>
          <w:szCs w:val="32"/>
        </w:rPr>
      </w:pPr>
      <w:r>
        <w:rPr>
          <w:sz w:val="24"/>
          <w:szCs w:val="24"/>
        </w:rPr>
        <w:t xml:space="preserve">The system has 3 users: HR (Human Resource), Interviewer, and Candidate. The process for each user is different. The diagram below illustrates the process flow in detail. </w:t>
      </w:r>
    </w:p>
    <w:p w14:paraId="6C214884" w14:textId="77777777" w:rsidR="00703490" w:rsidRDefault="00703490" w:rsidP="00703490">
      <w:pPr>
        <w:rPr>
          <w:b/>
          <w:bCs/>
          <w:sz w:val="32"/>
          <w:szCs w:val="32"/>
        </w:rPr>
      </w:pPr>
      <w:r>
        <w:rPr>
          <w:b/>
          <w:bCs/>
          <w:noProof/>
          <w:sz w:val="32"/>
          <w:szCs w:val="32"/>
        </w:rPr>
        <w:drawing>
          <wp:inline distT="0" distB="0" distL="0" distR="0" wp14:anchorId="2F847D37" wp14:editId="08C46374">
            <wp:extent cx="6638925" cy="6591300"/>
            <wp:effectExtent l="0" t="0" r="9525" b="0"/>
            <wp:docPr id="1145755346" name="Picture 11457553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5346" name="Activity.PNG"/>
                    <pic:cNvPicPr/>
                  </pic:nvPicPr>
                  <pic:blipFill>
                    <a:blip r:embed="rId8">
                      <a:extLst>
                        <a:ext uri="{28A0092B-C50C-407E-A947-70E740481C1C}">
                          <a14:useLocalDpi xmlns:a14="http://schemas.microsoft.com/office/drawing/2010/main" val="0"/>
                        </a:ext>
                      </a:extLst>
                    </a:blip>
                    <a:stretch>
                      <a:fillRect/>
                    </a:stretch>
                  </pic:blipFill>
                  <pic:spPr>
                    <a:xfrm>
                      <a:off x="0" y="0"/>
                      <a:ext cx="6639533" cy="6591904"/>
                    </a:xfrm>
                    <a:prstGeom prst="rect">
                      <a:avLst/>
                    </a:prstGeom>
                  </pic:spPr>
                </pic:pic>
              </a:graphicData>
            </a:graphic>
          </wp:inline>
        </w:drawing>
      </w:r>
    </w:p>
    <w:p w14:paraId="53E7D04F" w14:textId="77777777" w:rsidR="00703490" w:rsidRDefault="00703490" w:rsidP="00703490">
      <w:pPr>
        <w:jc w:val="center"/>
        <w:rPr>
          <w:b/>
          <w:bCs/>
          <w:sz w:val="32"/>
          <w:szCs w:val="32"/>
        </w:rPr>
      </w:pPr>
    </w:p>
    <w:p w14:paraId="7F2F5750" w14:textId="77777777" w:rsidR="00703490" w:rsidRDefault="00703490" w:rsidP="00703490">
      <w:pPr>
        <w:jc w:val="center"/>
        <w:rPr>
          <w:b/>
          <w:bCs/>
          <w:sz w:val="32"/>
          <w:szCs w:val="32"/>
        </w:rPr>
      </w:pPr>
    </w:p>
    <w:p w14:paraId="5635987D" w14:textId="77777777" w:rsidR="00703490" w:rsidRDefault="00703490" w:rsidP="00703490">
      <w:pPr>
        <w:jc w:val="center"/>
        <w:rPr>
          <w:b/>
          <w:bCs/>
          <w:sz w:val="32"/>
          <w:szCs w:val="32"/>
        </w:rPr>
      </w:pPr>
    </w:p>
    <w:p w14:paraId="6127DA23" w14:textId="77777777" w:rsidR="00703490" w:rsidRPr="00156DF8" w:rsidRDefault="00703490" w:rsidP="00703490">
      <w:pPr>
        <w:jc w:val="center"/>
        <w:rPr>
          <w:b/>
          <w:bCs/>
          <w:i/>
          <w:iCs/>
          <w:sz w:val="28"/>
          <w:szCs w:val="28"/>
        </w:rPr>
      </w:pPr>
      <w:r w:rsidRPr="00156DF8">
        <w:rPr>
          <w:b/>
          <w:bCs/>
          <w:i/>
          <w:iCs/>
          <w:sz w:val="28"/>
          <w:szCs w:val="28"/>
        </w:rPr>
        <w:t>2.2 Use Case Diagram</w:t>
      </w:r>
    </w:p>
    <w:p w14:paraId="50E84BAD" w14:textId="209B679E" w:rsidR="00703490" w:rsidRDefault="00703490" w:rsidP="00703490">
      <w:pPr>
        <w:rPr>
          <w:sz w:val="24"/>
          <w:szCs w:val="24"/>
        </w:rPr>
      </w:pPr>
      <w:r>
        <w:rPr>
          <w:sz w:val="24"/>
          <w:szCs w:val="24"/>
        </w:rPr>
        <w:t xml:space="preserve">There are six primary Use cases for the system which contains the majority of </w:t>
      </w:r>
      <w:proofErr w:type="gramStart"/>
      <w:r>
        <w:rPr>
          <w:sz w:val="24"/>
          <w:szCs w:val="24"/>
        </w:rPr>
        <w:t>it’s</w:t>
      </w:r>
      <w:proofErr w:type="gramEnd"/>
      <w:r>
        <w:rPr>
          <w:sz w:val="24"/>
          <w:szCs w:val="24"/>
        </w:rPr>
        <w:t xml:space="preserve"> functions.</w:t>
      </w:r>
    </w:p>
    <w:p w14:paraId="7AAC1951" w14:textId="77777777" w:rsidR="00703490" w:rsidRDefault="00703490" w:rsidP="009F44C1">
      <w:pPr>
        <w:pStyle w:val="ListParagraph"/>
        <w:numPr>
          <w:ilvl w:val="0"/>
          <w:numId w:val="36"/>
        </w:numPr>
        <w:rPr>
          <w:sz w:val="24"/>
          <w:szCs w:val="24"/>
        </w:rPr>
      </w:pPr>
      <w:r>
        <w:rPr>
          <w:sz w:val="24"/>
          <w:szCs w:val="24"/>
        </w:rPr>
        <w:t>Position Management</w:t>
      </w:r>
    </w:p>
    <w:p w14:paraId="375420BA" w14:textId="77777777" w:rsidR="00703490" w:rsidRDefault="00703490" w:rsidP="009F44C1">
      <w:pPr>
        <w:pStyle w:val="ListParagraph"/>
        <w:numPr>
          <w:ilvl w:val="0"/>
          <w:numId w:val="36"/>
        </w:numPr>
        <w:rPr>
          <w:sz w:val="24"/>
          <w:szCs w:val="24"/>
        </w:rPr>
      </w:pPr>
      <w:r>
        <w:rPr>
          <w:sz w:val="24"/>
          <w:szCs w:val="24"/>
        </w:rPr>
        <w:t>Candidates Management</w:t>
      </w:r>
    </w:p>
    <w:p w14:paraId="3178536B" w14:textId="77777777" w:rsidR="00703490" w:rsidRDefault="00703490" w:rsidP="009F44C1">
      <w:pPr>
        <w:pStyle w:val="ListParagraph"/>
        <w:numPr>
          <w:ilvl w:val="0"/>
          <w:numId w:val="36"/>
        </w:numPr>
        <w:rPr>
          <w:sz w:val="24"/>
          <w:szCs w:val="24"/>
        </w:rPr>
      </w:pPr>
      <w:r>
        <w:rPr>
          <w:sz w:val="24"/>
          <w:szCs w:val="24"/>
        </w:rPr>
        <w:t>Job Application Management</w:t>
      </w:r>
    </w:p>
    <w:p w14:paraId="7024ED29" w14:textId="77777777" w:rsidR="00703490" w:rsidRDefault="00703490" w:rsidP="009F44C1">
      <w:pPr>
        <w:pStyle w:val="ListParagraph"/>
        <w:numPr>
          <w:ilvl w:val="0"/>
          <w:numId w:val="36"/>
        </w:numPr>
        <w:rPr>
          <w:sz w:val="24"/>
          <w:szCs w:val="24"/>
        </w:rPr>
      </w:pPr>
      <w:r>
        <w:rPr>
          <w:sz w:val="24"/>
          <w:szCs w:val="24"/>
        </w:rPr>
        <w:t>Interview Management</w:t>
      </w:r>
    </w:p>
    <w:p w14:paraId="53AB2E10" w14:textId="77777777" w:rsidR="00703490" w:rsidRDefault="00703490" w:rsidP="009F44C1">
      <w:pPr>
        <w:pStyle w:val="ListParagraph"/>
        <w:numPr>
          <w:ilvl w:val="0"/>
          <w:numId w:val="36"/>
        </w:numPr>
        <w:rPr>
          <w:sz w:val="24"/>
          <w:szCs w:val="24"/>
        </w:rPr>
      </w:pPr>
      <w:r>
        <w:rPr>
          <w:sz w:val="24"/>
          <w:szCs w:val="24"/>
        </w:rPr>
        <w:t>Position Overview</w:t>
      </w:r>
    </w:p>
    <w:p w14:paraId="6912F281" w14:textId="77777777" w:rsidR="00703490" w:rsidRDefault="00703490" w:rsidP="009F44C1">
      <w:pPr>
        <w:pStyle w:val="ListParagraph"/>
        <w:numPr>
          <w:ilvl w:val="0"/>
          <w:numId w:val="36"/>
        </w:numPr>
        <w:rPr>
          <w:sz w:val="24"/>
          <w:szCs w:val="24"/>
        </w:rPr>
      </w:pPr>
      <w:r>
        <w:rPr>
          <w:sz w:val="24"/>
          <w:szCs w:val="24"/>
        </w:rPr>
        <w:t>Status Overview</w:t>
      </w:r>
    </w:p>
    <w:p w14:paraId="16EE1EC6" w14:textId="77777777" w:rsidR="00703490" w:rsidRPr="00AE055B" w:rsidRDefault="00703490" w:rsidP="00703490">
      <w:pPr>
        <w:pStyle w:val="ListParagraph"/>
        <w:rPr>
          <w:sz w:val="24"/>
          <w:szCs w:val="24"/>
        </w:rPr>
      </w:pPr>
    </w:p>
    <w:p w14:paraId="481F5896" w14:textId="77777777" w:rsidR="00703490" w:rsidRDefault="00703490" w:rsidP="00703490">
      <w:pPr>
        <w:rPr>
          <w:b/>
          <w:bCs/>
          <w:sz w:val="32"/>
          <w:szCs w:val="32"/>
        </w:rPr>
      </w:pPr>
      <w:r>
        <w:rPr>
          <w:noProof/>
        </w:rPr>
        <w:drawing>
          <wp:inline distT="0" distB="0" distL="0" distR="0" wp14:anchorId="7127FCA7" wp14:editId="2614969E">
            <wp:extent cx="6776751" cy="3959225"/>
            <wp:effectExtent l="0" t="0" r="5080" b="3175"/>
            <wp:docPr id="1145755332"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776751" cy="3959225"/>
                    </a:xfrm>
                    <a:prstGeom prst="rect">
                      <a:avLst/>
                    </a:prstGeom>
                  </pic:spPr>
                </pic:pic>
              </a:graphicData>
            </a:graphic>
          </wp:inline>
        </w:drawing>
      </w:r>
    </w:p>
    <w:p w14:paraId="75965758" w14:textId="77777777" w:rsidR="00703490" w:rsidRDefault="00703490" w:rsidP="00703490">
      <w:pPr>
        <w:jc w:val="center"/>
        <w:rPr>
          <w:b/>
          <w:bCs/>
          <w:sz w:val="32"/>
          <w:szCs w:val="32"/>
        </w:rPr>
      </w:pPr>
    </w:p>
    <w:p w14:paraId="23A1B78B" w14:textId="77777777" w:rsidR="00703490" w:rsidRDefault="00703490" w:rsidP="00703490">
      <w:pPr>
        <w:jc w:val="center"/>
        <w:rPr>
          <w:b/>
          <w:bCs/>
          <w:sz w:val="32"/>
          <w:szCs w:val="32"/>
        </w:rPr>
      </w:pPr>
    </w:p>
    <w:p w14:paraId="0E0B0A9E" w14:textId="77777777" w:rsidR="00703490" w:rsidRDefault="00703490" w:rsidP="00703490">
      <w:pPr>
        <w:jc w:val="center"/>
        <w:rPr>
          <w:b/>
          <w:bCs/>
          <w:sz w:val="32"/>
          <w:szCs w:val="32"/>
        </w:rPr>
      </w:pPr>
    </w:p>
    <w:p w14:paraId="58A30EF0" w14:textId="77777777" w:rsidR="00703490" w:rsidRDefault="00703490" w:rsidP="00703490">
      <w:pPr>
        <w:jc w:val="center"/>
        <w:rPr>
          <w:b/>
          <w:bCs/>
          <w:sz w:val="32"/>
          <w:szCs w:val="32"/>
        </w:rPr>
      </w:pPr>
    </w:p>
    <w:p w14:paraId="0280E83B" w14:textId="77777777" w:rsidR="00703490" w:rsidRDefault="00703490" w:rsidP="00703490">
      <w:pPr>
        <w:rPr>
          <w:b/>
          <w:bCs/>
          <w:sz w:val="32"/>
          <w:szCs w:val="32"/>
        </w:rPr>
      </w:pPr>
    </w:p>
    <w:p w14:paraId="2659C726" w14:textId="77777777" w:rsidR="00703490" w:rsidRPr="00156DF8" w:rsidRDefault="00703490" w:rsidP="00703490">
      <w:pPr>
        <w:jc w:val="center"/>
        <w:rPr>
          <w:b/>
          <w:bCs/>
          <w:i/>
          <w:iCs/>
          <w:sz w:val="28"/>
          <w:szCs w:val="28"/>
        </w:rPr>
      </w:pPr>
      <w:r w:rsidRPr="00156DF8">
        <w:rPr>
          <w:b/>
          <w:bCs/>
          <w:i/>
          <w:iCs/>
          <w:sz w:val="28"/>
          <w:szCs w:val="28"/>
        </w:rPr>
        <w:t>2.3 Use Case Description</w:t>
      </w:r>
    </w:p>
    <w:tbl>
      <w:tblPr>
        <w:tblW w:w="9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0"/>
        <w:gridCol w:w="148"/>
        <w:gridCol w:w="1620"/>
        <w:gridCol w:w="3202"/>
      </w:tblGrid>
      <w:tr w:rsidR="00703490" w14:paraId="6AF2256B" w14:textId="77777777" w:rsidTr="003E3225">
        <w:trPr>
          <w:trHeight w:val="141"/>
        </w:trPr>
        <w:tc>
          <w:tcPr>
            <w:tcW w:w="4318" w:type="dxa"/>
            <w:gridSpan w:val="2"/>
          </w:tcPr>
          <w:p w14:paraId="5D39BA9F" w14:textId="77777777" w:rsidR="00703490" w:rsidRDefault="00703490" w:rsidP="003E3225">
            <w:pPr>
              <w:tabs>
                <w:tab w:val="left" w:pos="2700"/>
              </w:tabs>
            </w:pPr>
            <w:r>
              <w:t>Use Case Name: Position Management</w:t>
            </w:r>
          </w:p>
        </w:tc>
        <w:tc>
          <w:tcPr>
            <w:tcW w:w="1620" w:type="dxa"/>
            <w:shd w:val="clear" w:color="auto" w:fill="auto"/>
          </w:tcPr>
          <w:p w14:paraId="0AB950FD" w14:textId="77777777" w:rsidR="00703490" w:rsidRDefault="00703490" w:rsidP="003E3225">
            <w:r>
              <w:t>ID: 1</w:t>
            </w:r>
          </w:p>
        </w:tc>
        <w:tc>
          <w:tcPr>
            <w:tcW w:w="3202" w:type="dxa"/>
            <w:shd w:val="clear" w:color="auto" w:fill="auto"/>
          </w:tcPr>
          <w:p w14:paraId="0264AA9E" w14:textId="77777777" w:rsidR="00703490" w:rsidRDefault="00703490" w:rsidP="003E3225">
            <w:r>
              <w:t>Importance Level: High</w:t>
            </w:r>
          </w:p>
        </w:tc>
      </w:tr>
      <w:tr w:rsidR="00703490" w14:paraId="4A5EE909" w14:textId="77777777" w:rsidTr="003E3225">
        <w:trPr>
          <w:trHeight w:val="374"/>
        </w:trPr>
        <w:tc>
          <w:tcPr>
            <w:tcW w:w="4170" w:type="dxa"/>
          </w:tcPr>
          <w:p w14:paraId="669278A6" w14:textId="77777777" w:rsidR="00703490" w:rsidRDefault="00703490" w:rsidP="003E3225">
            <w:r>
              <w:t>Primary Actor: Human Resource</w:t>
            </w:r>
          </w:p>
        </w:tc>
        <w:tc>
          <w:tcPr>
            <w:tcW w:w="4970" w:type="dxa"/>
            <w:gridSpan w:val="3"/>
          </w:tcPr>
          <w:p w14:paraId="1C2B761D" w14:textId="77777777" w:rsidR="00703490" w:rsidRDefault="00703490" w:rsidP="003E3225">
            <w:r>
              <w:t>Use Case Type: Detail, Essential</w:t>
            </w:r>
          </w:p>
        </w:tc>
      </w:tr>
      <w:tr w:rsidR="00703490" w14:paraId="5AC81FA6" w14:textId="77777777" w:rsidTr="003E3225">
        <w:trPr>
          <w:trHeight w:val="782"/>
        </w:trPr>
        <w:tc>
          <w:tcPr>
            <w:tcW w:w="9140" w:type="dxa"/>
            <w:gridSpan w:val="4"/>
          </w:tcPr>
          <w:p w14:paraId="361EE872" w14:textId="77777777" w:rsidR="00703490" w:rsidRDefault="00703490" w:rsidP="003E3225">
            <w:r>
              <w:t>Stake Holders and Interests:</w:t>
            </w:r>
            <w:r>
              <w:br/>
              <w:t>Human Resource: wants to add, update, and modify current job openings of the company</w:t>
            </w:r>
          </w:p>
        </w:tc>
      </w:tr>
      <w:tr w:rsidR="00703490" w14:paraId="3BADA05A" w14:textId="77777777" w:rsidTr="003E3225">
        <w:trPr>
          <w:trHeight w:val="890"/>
        </w:trPr>
        <w:tc>
          <w:tcPr>
            <w:tcW w:w="9140" w:type="dxa"/>
            <w:gridSpan w:val="4"/>
          </w:tcPr>
          <w:p w14:paraId="4A731306" w14:textId="77777777" w:rsidR="00703490" w:rsidRDefault="00703490" w:rsidP="003E3225">
            <w:r>
              <w:t>Brief Description: This use case allows the HR Department users (Recruiters) to add and update the current openings in the company.</w:t>
            </w:r>
          </w:p>
        </w:tc>
      </w:tr>
      <w:tr w:rsidR="00703490" w14:paraId="6AA484A6" w14:textId="77777777" w:rsidTr="003E3225">
        <w:trPr>
          <w:trHeight w:val="1088"/>
        </w:trPr>
        <w:tc>
          <w:tcPr>
            <w:tcW w:w="9140" w:type="dxa"/>
            <w:gridSpan w:val="4"/>
            <w:shd w:val="clear" w:color="auto" w:fill="FFFFFF" w:themeFill="background1"/>
          </w:tcPr>
          <w:p w14:paraId="0EED6800" w14:textId="77777777" w:rsidR="00703490" w:rsidRDefault="00703490" w:rsidP="003E3225">
            <w:r>
              <w:t>Trigger: User can – “add’, “modify”, “delete”</w:t>
            </w:r>
          </w:p>
          <w:p w14:paraId="44BB9088" w14:textId="77777777" w:rsidR="00703490" w:rsidRDefault="00703490" w:rsidP="003E3225">
            <w:r>
              <w:t>Type: External</w:t>
            </w:r>
          </w:p>
        </w:tc>
      </w:tr>
      <w:tr w:rsidR="00703490" w14:paraId="0EDE99FE" w14:textId="77777777" w:rsidTr="003E3225">
        <w:trPr>
          <w:trHeight w:val="1880"/>
        </w:trPr>
        <w:tc>
          <w:tcPr>
            <w:tcW w:w="9140" w:type="dxa"/>
            <w:gridSpan w:val="4"/>
          </w:tcPr>
          <w:p w14:paraId="4481CCF0" w14:textId="77777777" w:rsidR="00703490" w:rsidRDefault="00703490" w:rsidP="003E3225">
            <w:r>
              <w:t>Relationships:</w:t>
            </w:r>
          </w:p>
          <w:p w14:paraId="429FFDF6" w14:textId="77777777" w:rsidR="00703490" w:rsidRDefault="00703490" w:rsidP="003E3225">
            <w:pPr>
              <w:ind w:left="720"/>
            </w:pPr>
            <w:r>
              <w:t>Association: Human Resource</w:t>
            </w:r>
            <w:r>
              <w:br/>
              <w:t>Include: Position Overview</w:t>
            </w:r>
            <w:r>
              <w:br/>
              <w:t>Extend:</w:t>
            </w:r>
            <w:r>
              <w:br/>
              <w:t xml:space="preserve">Generalization: </w:t>
            </w:r>
          </w:p>
        </w:tc>
      </w:tr>
      <w:tr w:rsidR="00703490" w14:paraId="118A709B" w14:textId="77777777" w:rsidTr="003E3225">
        <w:trPr>
          <w:trHeight w:val="1817"/>
        </w:trPr>
        <w:tc>
          <w:tcPr>
            <w:tcW w:w="9140" w:type="dxa"/>
            <w:gridSpan w:val="4"/>
          </w:tcPr>
          <w:p w14:paraId="0CC64DAA" w14:textId="77777777" w:rsidR="00703490" w:rsidRDefault="00703490" w:rsidP="003E3225">
            <w:r>
              <w:t xml:space="preserve">Normal Flow of Events: </w:t>
            </w:r>
          </w:p>
          <w:p w14:paraId="2E9E2290" w14:textId="77777777" w:rsidR="00703490" w:rsidRDefault="00703490" w:rsidP="009F44C1">
            <w:pPr>
              <w:pStyle w:val="ListParagraph"/>
              <w:numPr>
                <w:ilvl w:val="0"/>
                <w:numId w:val="17"/>
              </w:numPr>
            </w:pPr>
            <w:r>
              <w:t>The user logins to the system’s account</w:t>
            </w:r>
          </w:p>
          <w:p w14:paraId="03A0C3CF" w14:textId="77777777" w:rsidR="00703490" w:rsidRDefault="00703490" w:rsidP="009F44C1">
            <w:pPr>
              <w:pStyle w:val="ListParagraph"/>
              <w:numPr>
                <w:ilvl w:val="0"/>
                <w:numId w:val="17"/>
              </w:numPr>
            </w:pPr>
            <w:r>
              <w:t>User clicks “Manage Positions”</w:t>
            </w:r>
          </w:p>
          <w:p w14:paraId="49849957" w14:textId="77777777" w:rsidR="00703490" w:rsidRDefault="00703490" w:rsidP="009F44C1">
            <w:pPr>
              <w:pStyle w:val="ListParagraph"/>
              <w:numPr>
                <w:ilvl w:val="0"/>
                <w:numId w:val="17"/>
              </w:numPr>
            </w:pPr>
            <w:r>
              <w:t>User clicks “Add”, “Modify”, “Delete” options according to the requirements.</w:t>
            </w:r>
          </w:p>
          <w:p w14:paraId="7EFB80D5" w14:textId="77777777" w:rsidR="00703490" w:rsidRDefault="00703490" w:rsidP="009F44C1">
            <w:pPr>
              <w:pStyle w:val="ListParagraph"/>
              <w:numPr>
                <w:ilvl w:val="0"/>
                <w:numId w:val="17"/>
              </w:numPr>
            </w:pPr>
            <w:r>
              <w:t>User access the job positions and makes edits as per the requirements.</w:t>
            </w:r>
          </w:p>
        </w:tc>
      </w:tr>
      <w:tr w:rsidR="00703490" w14:paraId="33428EE1" w14:textId="77777777" w:rsidTr="003E3225">
        <w:trPr>
          <w:trHeight w:val="1169"/>
        </w:trPr>
        <w:tc>
          <w:tcPr>
            <w:tcW w:w="9140" w:type="dxa"/>
            <w:gridSpan w:val="4"/>
          </w:tcPr>
          <w:p w14:paraId="070E9C4A" w14:textId="77777777" w:rsidR="00703490" w:rsidRDefault="00703490" w:rsidP="003E3225">
            <w:r>
              <w:t>Sub flows:</w:t>
            </w:r>
          </w:p>
          <w:p w14:paraId="568E7C47" w14:textId="77777777" w:rsidR="00703490" w:rsidRDefault="00703490" w:rsidP="009F44C1">
            <w:pPr>
              <w:pStyle w:val="ListParagraph"/>
              <w:numPr>
                <w:ilvl w:val="0"/>
                <w:numId w:val="18"/>
              </w:numPr>
            </w:pPr>
            <w:r>
              <w:t>User can choose to go to candidate management or Job Applications Management</w:t>
            </w:r>
          </w:p>
        </w:tc>
      </w:tr>
      <w:tr w:rsidR="00703490" w14:paraId="7DFCA3E0" w14:textId="77777777" w:rsidTr="003E3225">
        <w:trPr>
          <w:trHeight w:val="1520"/>
        </w:trPr>
        <w:tc>
          <w:tcPr>
            <w:tcW w:w="9140" w:type="dxa"/>
            <w:gridSpan w:val="4"/>
          </w:tcPr>
          <w:p w14:paraId="1B701479" w14:textId="77777777" w:rsidR="00703490" w:rsidRDefault="00703490" w:rsidP="003E3225">
            <w:r>
              <w:t>Alternate/Exceptional Flows:</w:t>
            </w:r>
          </w:p>
          <w:p w14:paraId="35CE2B6B" w14:textId="77777777" w:rsidR="00703490" w:rsidRDefault="00703490" w:rsidP="009F44C1">
            <w:pPr>
              <w:pStyle w:val="ListParagraph"/>
              <w:numPr>
                <w:ilvl w:val="0"/>
                <w:numId w:val="19"/>
              </w:numPr>
            </w:pPr>
            <w:r>
              <w:t>HR inputs wrong Position ID</w:t>
            </w:r>
          </w:p>
          <w:p w14:paraId="416469F5" w14:textId="77777777" w:rsidR="00703490" w:rsidRDefault="00703490" w:rsidP="009F44C1">
            <w:pPr>
              <w:pStyle w:val="ListParagraph"/>
              <w:numPr>
                <w:ilvl w:val="0"/>
                <w:numId w:val="19"/>
              </w:numPr>
            </w:pPr>
            <w:r>
              <w:t>System shows error message</w:t>
            </w:r>
          </w:p>
          <w:p w14:paraId="4441BDC9" w14:textId="77777777" w:rsidR="00703490" w:rsidRDefault="00703490" w:rsidP="009F44C1">
            <w:pPr>
              <w:pStyle w:val="ListParagraph"/>
              <w:numPr>
                <w:ilvl w:val="0"/>
                <w:numId w:val="19"/>
              </w:numPr>
            </w:pPr>
            <w:r>
              <w:t>The user is asked to input the ID again.</w:t>
            </w:r>
          </w:p>
          <w:p w14:paraId="291AA36F" w14:textId="77777777" w:rsidR="00703490" w:rsidRDefault="00703490" w:rsidP="003E3225"/>
        </w:tc>
      </w:tr>
    </w:tbl>
    <w:p w14:paraId="6027BE4F" w14:textId="77777777" w:rsidR="00703490" w:rsidRDefault="00703490" w:rsidP="00703490">
      <w:pPr>
        <w:jc w:val="center"/>
        <w:rPr>
          <w:b/>
          <w:bCs/>
          <w:sz w:val="32"/>
          <w:szCs w:val="32"/>
        </w:rPr>
      </w:pPr>
    </w:p>
    <w:p w14:paraId="6FBCD94D" w14:textId="77777777" w:rsidR="00703490" w:rsidRDefault="00703490" w:rsidP="00703490">
      <w:pPr>
        <w:jc w:val="center"/>
        <w:rPr>
          <w:b/>
          <w:bCs/>
          <w:sz w:val="32"/>
          <w:szCs w:val="32"/>
        </w:rPr>
      </w:pPr>
    </w:p>
    <w:p w14:paraId="3AE961CC" w14:textId="77777777" w:rsidR="00703490" w:rsidRDefault="00703490" w:rsidP="00703490">
      <w:pPr>
        <w:jc w:val="center"/>
        <w:rPr>
          <w:b/>
          <w:bCs/>
          <w:sz w:val="32"/>
          <w:szCs w:val="32"/>
        </w:rPr>
      </w:pPr>
    </w:p>
    <w:tbl>
      <w:tblPr>
        <w:tblW w:w="9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8"/>
        <w:gridCol w:w="262"/>
        <w:gridCol w:w="1358"/>
        <w:gridCol w:w="3202"/>
      </w:tblGrid>
      <w:tr w:rsidR="00703490" w14:paraId="40DC2FC2" w14:textId="77777777" w:rsidTr="003E3225">
        <w:trPr>
          <w:trHeight w:val="141"/>
        </w:trPr>
        <w:tc>
          <w:tcPr>
            <w:tcW w:w="4318" w:type="dxa"/>
          </w:tcPr>
          <w:p w14:paraId="2659AEA5" w14:textId="77777777" w:rsidR="00703490" w:rsidRDefault="00703490" w:rsidP="003E3225">
            <w:r>
              <w:t>Use Case Name: Candidates Management</w:t>
            </w:r>
          </w:p>
        </w:tc>
        <w:tc>
          <w:tcPr>
            <w:tcW w:w="1620" w:type="dxa"/>
            <w:gridSpan w:val="2"/>
            <w:shd w:val="clear" w:color="auto" w:fill="auto"/>
          </w:tcPr>
          <w:p w14:paraId="598DBA1F" w14:textId="77777777" w:rsidR="00703490" w:rsidRDefault="00703490" w:rsidP="003E3225">
            <w:r>
              <w:t>ID: 2</w:t>
            </w:r>
          </w:p>
        </w:tc>
        <w:tc>
          <w:tcPr>
            <w:tcW w:w="3202" w:type="dxa"/>
            <w:shd w:val="clear" w:color="auto" w:fill="auto"/>
          </w:tcPr>
          <w:p w14:paraId="2D2A0A5C" w14:textId="77777777" w:rsidR="00703490" w:rsidRDefault="00703490" w:rsidP="003E3225">
            <w:r>
              <w:t>Importance Level: High</w:t>
            </w:r>
          </w:p>
        </w:tc>
      </w:tr>
      <w:tr w:rsidR="00703490" w14:paraId="384203B7" w14:textId="77777777" w:rsidTr="003E3225">
        <w:trPr>
          <w:trHeight w:val="374"/>
        </w:trPr>
        <w:tc>
          <w:tcPr>
            <w:tcW w:w="4580" w:type="dxa"/>
            <w:gridSpan w:val="2"/>
          </w:tcPr>
          <w:p w14:paraId="5A20F220" w14:textId="77777777" w:rsidR="00703490" w:rsidRDefault="00703490" w:rsidP="003E3225">
            <w:r>
              <w:t>Primary Actor: Human Resource, Interviewer</w:t>
            </w:r>
          </w:p>
        </w:tc>
        <w:tc>
          <w:tcPr>
            <w:tcW w:w="4560" w:type="dxa"/>
            <w:gridSpan w:val="2"/>
          </w:tcPr>
          <w:p w14:paraId="3CF5AEDC" w14:textId="77777777" w:rsidR="00703490" w:rsidRDefault="00703490" w:rsidP="003E3225">
            <w:r>
              <w:t>Use Case Type: Detail, Essential</w:t>
            </w:r>
          </w:p>
        </w:tc>
      </w:tr>
      <w:tr w:rsidR="00703490" w14:paraId="5B4EABF8" w14:textId="77777777" w:rsidTr="003E3225">
        <w:trPr>
          <w:trHeight w:val="1313"/>
        </w:trPr>
        <w:tc>
          <w:tcPr>
            <w:tcW w:w="9140" w:type="dxa"/>
            <w:gridSpan w:val="4"/>
          </w:tcPr>
          <w:p w14:paraId="57955C7F" w14:textId="77777777" w:rsidR="00703490" w:rsidRDefault="00703490" w:rsidP="003E3225">
            <w:r>
              <w:t>Stake Holders and Interests:</w:t>
            </w:r>
          </w:p>
          <w:p w14:paraId="180A45E3" w14:textId="77777777" w:rsidR="00703490" w:rsidRDefault="00703490" w:rsidP="009F44C1">
            <w:pPr>
              <w:pStyle w:val="ListParagraph"/>
              <w:numPr>
                <w:ilvl w:val="0"/>
                <w:numId w:val="20"/>
              </w:numPr>
            </w:pPr>
            <w:r>
              <w:t>Human Resource: Wants to view Candidates that fit the job requirements</w:t>
            </w:r>
          </w:p>
          <w:p w14:paraId="5D27CF75" w14:textId="77777777" w:rsidR="00703490" w:rsidRDefault="00703490" w:rsidP="009F44C1">
            <w:pPr>
              <w:pStyle w:val="ListParagraph"/>
              <w:numPr>
                <w:ilvl w:val="0"/>
                <w:numId w:val="20"/>
              </w:numPr>
            </w:pPr>
            <w:r>
              <w:t>Interviewer: Wants to know details about the candidate for possible interview</w:t>
            </w:r>
          </w:p>
        </w:tc>
      </w:tr>
      <w:tr w:rsidR="00703490" w14:paraId="4682B1F3" w14:textId="77777777" w:rsidTr="003E3225">
        <w:trPr>
          <w:trHeight w:val="890"/>
        </w:trPr>
        <w:tc>
          <w:tcPr>
            <w:tcW w:w="9140" w:type="dxa"/>
            <w:gridSpan w:val="4"/>
          </w:tcPr>
          <w:p w14:paraId="74283B95" w14:textId="77777777" w:rsidR="00703490" w:rsidRDefault="00703490" w:rsidP="003E3225">
            <w:r>
              <w:t>Brief Description:</w:t>
            </w:r>
            <w:r>
              <w:br/>
              <w:t>This Use Case will allow the HR department and interviewer to check candidates available for the position and their detailed profile</w:t>
            </w:r>
          </w:p>
        </w:tc>
      </w:tr>
      <w:tr w:rsidR="00703490" w14:paraId="4B822F1C" w14:textId="77777777" w:rsidTr="003E3225">
        <w:trPr>
          <w:trHeight w:val="1088"/>
        </w:trPr>
        <w:tc>
          <w:tcPr>
            <w:tcW w:w="9140" w:type="dxa"/>
            <w:gridSpan w:val="4"/>
            <w:shd w:val="clear" w:color="auto" w:fill="FFFFFF" w:themeFill="background1"/>
          </w:tcPr>
          <w:p w14:paraId="1EF183A2" w14:textId="77777777" w:rsidR="00703490" w:rsidRDefault="00703490" w:rsidP="003E3225">
            <w:r>
              <w:t>Trigger: User can “View”, “Edit”, and “Delete” candidates.</w:t>
            </w:r>
          </w:p>
          <w:p w14:paraId="325394DA" w14:textId="77777777" w:rsidR="00703490" w:rsidRDefault="00703490" w:rsidP="003E3225">
            <w:r>
              <w:t>Type: External</w:t>
            </w:r>
          </w:p>
        </w:tc>
      </w:tr>
      <w:tr w:rsidR="00703490" w14:paraId="420E4A9E" w14:textId="77777777" w:rsidTr="003E3225">
        <w:trPr>
          <w:trHeight w:val="1880"/>
        </w:trPr>
        <w:tc>
          <w:tcPr>
            <w:tcW w:w="9140" w:type="dxa"/>
            <w:gridSpan w:val="4"/>
          </w:tcPr>
          <w:p w14:paraId="5C561CB0" w14:textId="77777777" w:rsidR="00703490" w:rsidRDefault="00703490" w:rsidP="003E3225">
            <w:r>
              <w:t>Relationships:</w:t>
            </w:r>
          </w:p>
          <w:p w14:paraId="6E976BC5" w14:textId="77777777" w:rsidR="00703490" w:rsidRDefault="00703490" w:rsidP="003E3225">
            <w:pPr>
              <w:ind w:left="720"/>
            </w:pPr>
            <w:r>
              <w:t>Association: Human Resource, Interviewer</w:t>
            </w:r>
            <w:r>
              <w:br/>
              <w:t>Include:</w:t>
            </w:r>
            <w:r>
              <w:br/>
              <w:t>Extend:</w:t>
            </w:r>
            <w:r>
              <w:br/>
              <w:t xml:space="preserve">Generalization: </w:t>
            </w:r>
          </w:p>
        </w:tc>
      </w:tr>
      <w:tr w:rsidR="00703490" w14:paraId="6CF67F64" w14:textId="77777777" w:rsidTr="003E3225">
        <w:trPr>
          <w:trHeight w:val="1637"/>
        </w:trPr>
        <w:tc>
          <w:tcPr>
            <w:tcW w:w="9140" w:type="dxa"/>
            <w:gridSpan w:val="4"/>
          </w:tcPr>
          <w:p w14:paraId="39517886" w14:textId="77777777" w:rsidR="00703490" w:rsidRDefault="00703490" w:rsidP="003E3225">
            <w:r>
              <w:t xml:space="preserve">Normal Flow of Events: </w:t>
            </w:r>
          </w:p>
          <w:p w14:paraId="05898074" w14:textId="77777777" w:rsidR="00703490" w:rsidRDefault="00703490" w:rsidP="009F44C1">
            <w:pPr>
              <w:pStyle w:val="ListParagraph"/>
              <w:numPr>
                <w:ilvl w:val="0"/>
                <w:numId w:val="21"/>
              </w:numPr>
            </w:pPr>
            <w:r>
              <w:t>The user will click on “Candidates” button to see available candidate</w:t>
            </w:r>
          </w:p>
          <w:p w14:paraId="07119878" w14:textId="77777777" w:rsidR="00703490" w:rsidRDefault="00703490" w:rsidP="009F44C1">
            <w:pPr>
              <w:pStyle w:val="ListParagraph"/>
              <w:numPr>
                <w:ilvl w:val="0"/>
                <w:numId w:val="21"/>
              </w:numPr>
            </w:pPr>
            <w:r>
              <w:t>User can “View”, “Edit”, and “Delete” profiles</w:t>
            </w:r>
          </w:p>
          <w:p w14:paraId="4912DB28" w14:textId="77777777" w:rsidR="00703490" w:rsidRDefault="00703490" w:rsidP="009F44C1">
            <w:pPr>
              <w:pStyle w:val="ListParagraph"/>
              <w:numPr>
                <w:ilvl w:val="0"/>
                <w:numId w:val="21"/>
              </w:numPr>
            </w:pPr>
            <w:r>
              <w:t>User can “filter” the profiles based on Keywords</w:t>
            </w:r>
          </w:p>
          <w:p w14:paraId="736E63C5" w14:textId="77777777" w:rsidR="00703490" w:rsidRDefault="00703490" w:rsidP="003E3225">
            <w:pPr>
              <w:ind w:left="360"/>
            </w:pPr>
          </w:p>
        </w:tc>
      </w:tr>
      <w:tr w:rsidR="00703490" w14:paraId="611B2E8A" w14:textId="77777777" w:rsidTr="003E3225">
        <w:trPr>
          <w:trHeight w:val="1142"/>
        </w:trPr>
        <w:tc>
          <w:tcPr>
            <w:tcW w:w="9140" w:type="dxa"/>
            <w:gridSpan w:val="4"/>
          </w:tcPr>
          <w:p w14:paraId="4781FEDD" w14:textId="77777777" w:rsidR="00703490" w:rsidRDefault="00703490" w:rsidP="003E3225">
            <w:r>
              <w:t>Sub flows:</w:t>
            </w:r>
          </w:p>
        </w:tc>
      </w:tr>
      <w:tr w:rsidR="00703490" w14:paraId="13064973" w14:textId="77777777" w:rsidTr="003E3225">
        <w:trPr>
          <w:trHeight w:val="1520"/>
        </w:trPr>
        <w:tc>
          <w:tcPr>
            <w:tcW w:w="9140" w:type="dxa"/>
            <w:gridSpan w:val="4"/>
          </w:tcPr>
          <w:p w14:paraId="6AD53E32" w14:textId="77777777" w:rsidR="00703490" w:rsidRDefault="00703490" w:rsidP="003E3225">
            <w:r>
              <w:t>Alternate/Exceptional Flows:</w:t>
            </w:r>
          </w:p>
          <w:p w14:paraId="11BFEABE" w14:textId="77777777" w:rsidR="00703490" w:rsidRDefault="00703490" w:rsidP="009F44C1">
            <w:pPr>
              <w:pStyle w:val="ListParagraph"/>
              <w:numPr>
                <w:ilvl w:val="0"/>
                <w:numId w:val="22"/>
              </w:numPr>
            </w:pPr>
            <w:r>
              <w:t>User inputs incorrect details</w:t>
            </w:r>
          </w:p>
          <w:p w14:paraId="0A9D4821" w14:textId="77777777" w:rsidR="00703490" w:rsidRDefault="00703490" w:rsidP="009F44C1">
            <w:pPr>
              <w:pStyle w:val="ListParagraph"/>
              <w:numPr>
                <w:ilvl w:val="0"/>
                <w:numId w:val="22"/>
              </w:numPr>
            </w:pPr>
            <w:r>
              <w:t>System shows an error message</w:t>
            </w:r>
          </w:p>
          <w:p w14:paraId="4EE4C9F1" w14:textId="77777777" w:rsidR="00703490" w:rsidRDefault="00703490" w:rsidP="009F44C1">
            <w:pPr>
              <w:pStyle w:val="ListParagraph"/>
              <w:numPr>
                <w:ilvl w:val="0"/>
                <w:numId w:val="22"/>
              </w:numPr>
            </w:pPr>
            <w:r>
              <w:t>The user is asked to input the details again</w:t>
            </w:r>
          </w:p>
          <w:p w14:paraId="3A2405FB" w14:textId="77777777" w:rsidR="00703490" w:rsidRDefault="00703490" w:rsidP="003E3225"/>
        </w:tc>
      </w:tr>
    </w:tbl>
    <w:p w14:paraId="733C7D64" w14:textId="77777777" w:rsidR="00703490" w:rsidRDefault="00703490" w:rsidP="00703490">
      <w:pPr>
        <w:jc w:val="center"/>
        <w:rPr>
          <w:b/>
          <w:bCs/>
          <w:sz w:val="32"/>
          <w:szCs w:val="32"/>
        </w:rPr>
      </w:pPr>
    </w:p>
    <w:p w14:paraId="72A36381" w14:textId="77777777" w:rsidR="00703490" w:rsidRDefault="00703490" w:rsidP="00703490">
      <w:pPr>
        <w:jc w:val="center"/>
        <w:rPr>
          <w:b/>
          <w:bCs/>
          <w:sz w:val="32"/>
          <w:szCs w:val="32"/>
        </w:rPr>
      </w:pPr>
    </w:p>
    <w:p w14:paraId="012D4793" w14:textId="77777777" w:rsidR="00703490" w:rsidRDefault="00703490" w:rsidP="00703490">
      <w:pPr>
        <w:jc w:val="center"/>
        <w:rPr>
          <w:b/>
          <w:bCs/>
          <w:sz w:val="32"/>
          <w:szCs w:val="32"/>
        </w:rPr>
      </w:pPr>
    </w:p>
    <w:tbl>
      <w:tblPr>
        <w:tblW w:w="917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0"/>
        <w:gridCol w:w="320"/>
        <w:gridCol w:w="1448"/>
        <w:gridCol w:w="3232"/>
      </w:tblGrid>
      <w:tr w:rsidR="00703490" w14:paraId="69DBE200" w14:textId="77777777" w:rsidTr="003E3225">
        <w:trPr>
          <w:trHeight w:val="141"/>
        </w:trPr>
        <w:tc>
          <w:tcPr>
            <w:tcW w:w="4490" w:type="dxa"/>
            <w:gridSpan w:val="2"/>
          </w:tcPr>
          <w:p w14:paraId="411F81AF" w14:textId="77777777" w:rsidR="00703490" w:rsidRDefault="00703490" w:rsidP="003E3225">
            <w:r>
              <w:t>Use Case Name:  Job Application Management</w:t>
            </w:r>
          </w:p>
        </w:tc>
        <w:tc>
          <w:tcPr>
            <w:tcW w:w="1448" w:type="dxa"/>
            <w:shd w:val="clear" w:color="auto" w:fill="auto"/>
          </w:tcPr>
          <w:p w14:paraId="70BEE1A7" w14:textId="77777777" w:rsidR="00703490" w:rsidRDefault="00703490" w:rsidP="003E3225">
            <w:r>
              <w:t>ID: 3</w:t>
            </w:r>
          </w:p>
        </w:tc>
        <w:tc>
          <w:tcPr>
            <w:tcW w:w="3232" w:type="dxa"/>
            <w:shd w:val="clear" w:color="auto" w:fill="auto"/>
          </w:tcPr>
          <w:p w14:paraId="65E3A91E" w14:textId="77777777" w:rsidR="00703490" w:rsidRDefault="00703490" w:rsidP="003E3225">
            <w:r>
              <w:t>Importance Level: High</w:t>
            </w:r>
          </w:p>
        </w:tc>
      </w:tr>
      <w:tr w:rsidR="00703490" w14:paraId="0EC23A6F" w14:textId="77777777" w:rsidTr="003E3225">
        <w:trPr>
          <w:trHeight w:val="374"/>
        </w:trPr>
        <w:tc>
          <w:tcPr>
            <w:tcW w:w="4170" w:type="dxa"/>
          </w:tcPr>
          <w:p w14:paraId="337A0EBD" w14:textId="77777777" w:rsidR="00703490" w:rsidRDefault="00703490" w:rsidP="003E3225">
            <w:r>
              <w:t>Primary Actor: Candidate, Human Resource</w:t>
            </w:r>
          </w:p>
        </w:tc>
        <w:tc>
          <w:tcPr>
            <w:tcW w:w="5000" w:type="dxa"/>
            <w:gridSpan w:val="3"/>
          </w:tcPr>
          <w:p w14:paraId="6C944259" w14:textId="77777777" w:rsidR="00703490" w:rsidRDefault="00703490" w:rsidP="003E3225">
            <w:r>
              <w:t>Use Case Type: Essential</w:t>
            </w:r>
          </w:p>
        </w:tc>
      </w:tr>
      <w:tr w:rsidR="00703490" w14:paraId="52AC0670" w14:textId="77777777" w:rsidTr="003E3225">
        <w:trPr>
          <w:trHeight w:val="782"/>
        </w:trPr>
        <w:tc>
          <w:tcPr>
            <w:tcW w:w="9170" w:type="dxa"/>
            <w:gridSpan w:val="4"/>
          </w:tcPr>
          <w:p w14:paraId="4C486F98" w14:textId="77777777" w:rsidR="00703490" w:rsidRDefault="00703490" w:rsidP="003E3225">
            <w:r>
              <w:t>Stake Holders and Interests:</w:t>
            </w:r>
          </w:p>
          <w:p w14:paraId="11EDE7B3" w14:textId="77777777" w:rsidR="00703490" w:rsidRDefault="00703490" w:rsidP="009F44C1">
            <w:pPr>
              <w:pStyle w:val="ListParagraph"/>
              <w:numPr>
                <w:ilvl w:val="0"/>
                <w:numId w:val="23"/>
              </w:numPr>
            </w:pPr>
            <w:r>
              <w:t>Candidate: wants to apply the certain job position or to make changes in the applications</w:t>
            </w:r>
          </w:p>
          <w:p w14:paraId="6EDE6A75" w14:textId="77777777" w:rsidR="00703490" w:rsidRDefault="00703490" w:rsidP="009F44C1">
            <w:pPr>
              <w:pStyle w:val="ListParagraph"/>
              <w:numPr>
                <w:ilvl w:val="0"/>
                <w:numId w:val="23"/>
              </w:numPr>
            </w:pPr>
            <w:r>
              <w:t>Human Resource: wants to make change in application and status</w:t>
            </w:r>
          </w:p>
          <w:p w14:paraId="65A6FFB1" w14:textId="77777777" w:rsidR="00703490" w:rsidRDefault="00703490" w:rsidP="003E3225"/>
        </w:tc>
      </w:tr>
      <w:tr w:rsidR="00703490" w14:paraId="3D2ACB54" w14:textId="77777777" w:rsidTr="003E3225">
        <w:trPr>
          <w:trHeight w:val="890"/>
        </w:trPr>
        <w:tc>
          <w:tcPr>
            <w:tcW w:w="9170" w:type="dxa"/>
            <w:gridSpan w:val="4"/>
          </w:tcPr>
          <w:p w14:paraId="2C7FC810" w14:textId="77777777" w:rsidR="00703490" w:rsidRDefault="00703490" w:rsidP="003E3225">
            <w:r>
              <w:t>Brief Description: The use case will allow the users to make changes in job application and allow Human resource to make changes in application status</w:t>
            </w:r>
          </w:p>
        </w:tc>
      </w:tr>
      <w:tr w:rsidR="00703490" w14:paraId="70F4CD37" w14:textId="77777777" w:rsidTr="003E3225">
        <w:trPr>
          <w:trHeight w:val="1088"/>
        </w:trPr>
        <w:tc>
          <w:tcPr>
            <w:tcW w:w="9170" w:type="dxa"/>
            <w:gridSpan w:val="4"/>
            <w:shd w:val="clear" w:color="auto" w:fill="FFFFFF" w:themeFill="background1"/>
          </w:tcPr>
          <w:p w14:paraId="2DC7343A" w14:textId="77777777" w:rsidR="00703490" w:rsidRDefault="00703490" w:rsidP="003E3225">
            <w:r>
              <w:t>Trigger: View/Edit Application</w:t>
            </w:r>
          </w:p>
          <w:p w14:paraId="4E2B5F53" w14:textId="77777777" w:rsidR="00703490" w:rsidRDefault="00703490" w:rsidP="003E3225">
            <w:r>
              <w:t>Type: External</w:t>
            </w:r>
          </w:p>
        </w:tc>
      </w:tr>
      <w:tr w:rsidR="00703490" w14:paraId="325D7D1E" w14:textId="77777777" w:rsidTr="003E3225">
        <w:trPr>
          <w:trHeight w:val="1880"/>
        </w:trPr>
        <w:tc>
          <w:tcPr>
            <w:tcW w:w="9170" w:type="dxa"/>
            <w:gridSpan w:val="4"/>
          </w:tcPr>
          <w:p w14:paraId="7A719D8E" w14:textId="77777777" w:rsidR="00703490" w:rsidRDefault="00703490" w:rsidP="003E3225">
            <w:r>
              <w:t>Relationships:</w:t>
            </w:r>
          </w:p>
          <w:p w14:paraId="73B6440C" w14:textId="77777777" w:rsidR="00703490" w:rsidRDefault="00703490" w:rsidP="003E3225">
            <w:pPr>
              <w:ind w:left="720"/>
            </w:pPr>
            <w:r>
              <w:t>Association: Human Resource, Candidate</w:t>
            </w:r>
            <w:r>
              <w:br/>
              <w:t>Include: Status</w:t>
            </w:r>
            <w:r>
              <w:br/>
              <w:t>Extend:</w:t>
            </w:r>
            <w:r>
              <w:br/>
              <w:t xml:space="preserve">Generalization: </w:t>
            </w:r>
          </w:p>
        </w:tc>
      </w:tr>
      <w:tr w:rsidR="00703490" w14:paraId="44EB11DA" w14:textId="77777777" w:rsidTr="003E3225">
        <w:trPr>
          <w:trHeight w:val="1907"/>
        </w:trPr>
        <w:tc>
          <w:tcPr>
            <w:tcW w:w="9170" w:type="dxa"/>
            <w:gridSpan w:val="4"/>
          </w:tcPr>
          <w:p w14:paraId="4795AC02" w14:textId="77777777" w:rsidR="00703490" w:rsidRDefault="00703490" w:rsidP="003E3225">
            <w:r>
              <w:t xml:space="preserve">Normal Flow of Events: </w:t>
            </w:r>
          </w:p>
          <w:p w14:paraId="53F4A6D6" w14:textId="77777777" w:rsidR="00703490" w:rsidRDefault="00703490" w:rsidP="009F44C1">
            <w:pPr>
              <w:pStyle w:val="ListParagraph"/>
              <w:numPr>
                <w:ilvl w:val="0"/>
                <w:numId w:val="24"/>
              </w:numPr>
            </w:pPr>
            <w:r>
              <w:t>Candidate Edits the job application using the job application Number and Pin code</w:t>
            </w:r>
          </w:p>
          <w:p w14:paraId="6BB13EF9" w14:textId="77777777" w:rsidR="00703490" w:rsidRDefault="00703490" w:rsidP="009F44C1">
            <w:pPr>
              <w:pStyle w:val="ListParagraph"/>
              <w:numPr>
                <w:ilvl w:val="0"/>
                <w:numId w:val="24"/>
              </w:numPr>
            </w:pPr>
            <w:r>
              <w:t>Human resource checks the application of the candidate</w:t>
            </w:r>
          </w:p>
          <w:p w14:paraId="09C9D17E" w14:textId="77777777" w:rsidR="00703490" w:rsidRDefault="00703490" w:rsidP="009F44C1">
            <w:pPr>
              <w:pStyle w:val="ListParagraph"/>
              <w:numPr>
                <w:ilvl w:val="0"/>
                <w:numId w:val="24"/>
              </w:numPr>
            </w:pPr>
            <w:r>
              <w:t>Human resource changes the application status to “Under Review” or “Declined”</w:t>
            </w:r>
          </w:p>
          <w:p w14:paraId="1E768C24" w14:textId="77777777" w:rsidR="00703490" w:rsidRDefault="00703490" w:rsidP="003E3225">
            <w:pPr>
              <w:ind w:left="360"/>
            </w:pPr>
          </w:p>
        </w:tc>
      </w:tr>
      <w:tr w:rsidR="00703490" w14:paraId="006B71A9" w14:textId="77777777" w:rsidTr="003E3225">
        <w:trPr>
          <w:trHeight w:val="953"/>
        </w:trPr>
        <w:tc>
          <w:tcPr>
            <w:tcW w:w="9170" w:type="dxa"/>
            <w:gridSpan w:val="4"/>
          </w:tcPr>
          <w:p w14:paraId="0918AAB2" w14:textId="77777777" w:rsidR="00703490" w:rsidRDefault="00703490" w:rsidP="003E3225">
            <w:r>
              <w:t xml:space="preserve">Sub flows: </w:t>
            </w:r>
          </w:p>
          <w:p w14:paraId="1259219E" w14:textId="77777777" w:rsidR="00703490" w:rsidRDefault="00703490" w:rsidP="003E3225"/>
        </w:tc>
      </w:tr>
      <w:tr w:rsidR="00703490" w14:paraId="109FDB03" w14:textId="77777777" w:rsidTr="003E3225">
        <w:trPr>
          <w:trHeight w:val="1520"/>
        </w:trPr>
        <w:tc>
          <w:tcPr>
            <w:tcW w:w="9170" w:type="dxa"/>
            <w:gridSpan w:val="4"/>
          </w:tcPr>
          <w:p w14:paraId="34F409E8" w14:textId="77777777" w:rsidR="00703490" w:rsidRDefault="00703490" w:rsidP="003E3225">
            <w:r>
              <w:t>Alternate/Exceptional Flows:</w:t>
            </w:r>
          </w:p>
          <w:p w14:paraId="112CD4E3" w14:textId="77777777" w:rsidR="00703490" w:rsidRDefault="00703490" w:rsidP="009F44C1">
            <w:pPr>
              <w:pStyle w:val="ListParagraph"/>
              <w:numPr>
                <w:ilvl w:val="0"/>
                <w:numId w:val="25"/>
              </w:numPr>
            </w:pPr>
            <w:r>
              <w:t>User enters wrong PIN or Application Number / Fields are left black</w:t>
            </w:r>
          </w:p>
          <w:p w14:paraId="7FEFD201" w14:textId="77777777" w:rsidR="00703490" w:rsidRDefault="00703490" w:rsidP="009F44C1">
            <w:pPr>
              <w:pStyle w:val="ListParagraph"/>
              <w:numPr>
                <w:ilvl w:val="0"/>
                <w:numId w:val="25"/>
              </w:numPr>
            </w:pPr>
            <w:r>
              <w:t>System shows and error</w:t>
            </w:r>
          </w:p>
          <w:p w14:paraId="2E586823" w14:textId="77777777" w:rsidR="00703490" w:rsidRDefault="00703490" w:rsidP="009F44C1">
            <w:pPr>
              <w:pStyle w:val="ListParagraph"/>
              <w:numPr>
                <w:ilvl w:val="0"/>
                <w:numId w:val="25"/>
              </w:numPr>
            </w:pPr>
            <w:r>
              <w:t>User is asked for input again</w:t>
            </w:r>
          </w:p>
        </w:tc>
      </w:tr>
    </w:tbl>
    <w:p w14:paraId="5FA1C2D4" w14:textId="77777777" w:rsidR="00703490" w:rsidRDefault="00703490" w:rsidP="00703490">
      <w:pPr>
        <w:jc w:val="center"/>
        <w:rPr>
          <w:b/>
          <w:bCs/>
          <w:sz w:val="32"/>
          <w:szCs w:val="32"/>
        </w:rPr>
      </w:pPr>
    </w:p>
    <w:p w14:paraId="5BBC1675" w14:textId="77777777" w:rsidR="00703490" w:rsidRDefault="00703490" w:rsidP="00703490">
      <w:pPr>
        <w:jc w:val="center"/>
        <w:rPr>
          <w:b/>
          <w:bCs/>
          <w:sz w:val="32"/>
          <w:szCs w:val="32"/>
        </w:rPr>
      </w:pPr>
    </w:p>
    <w:p w14:paraId="59B65F5E" w14:textId="77777777" w:rsidR="00703490" w:rsidRDefault="00703490" w:rsidP="00703490">
      <w:pPr>
        <w:rPr>
          <w:b/>
          <w:bCs/>
          <w:sz w:val="32"/>
          <w:szCs w:val="32"/>
        </w:rPr>
      </w:pPr>
    </w:p>
    <w:tbl>
      <w:tblPr>
        <w:tblW w:w="9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0"/>
        <w:gridCol w:w="148"/>
        <w:gridCol w:w="1620"/>
        <w:gridCol w:w="3202"/>
      </w:tblGrid>
      <w:tr w:rsidR="00703490" w14:paraId="5FD16ED1" w14:textId="77777777" w:rsidTr="003E3225">
        <w:trPr>
          <w:trHeight w:val="141"/>
        </w:trPr>
        <w:tc>
          <w:tcPr>
            <w:tcW w:w="4318" w:type="dxa"/>
            <w:gridSpan w:val="2"/>
          </w:tcPr>
          <w:p w14:paraId="44758352" w14:textId="77777777" w:rsidR="00703490" w:rsidRDefault="00703490" w:rsidP="003E3225">
            <w:r>
              <w:t>Use Case Name: Interview Management</w:t>
            </w:r>
          </w:p>
        </w:tc>
        <w:tc>
          <w:tcPr>
            <w:tcW w:w="1620" w:type="dxa"/>
            <w:shd w:val="clear" w:color="auto" w:fill="auto"/>
          </w:tcPr>
          <w:p w14:paraId="6B3BC963" w14:textId="77777777" w:rsidR="00703490" w:rsidRDefault="00703490" w:rsidP="003E3225">
            <w:r>
              <w:t>ID: 4</w:t>
            </w:r>
          </w:p>
        </w:tc>
        <w:tc>
          <w:tcPr>
            <w:tcW w:w="3202" w:type="dxa"/>
            <w:shd w:val="clear" w:color="auto" w:fill="auto"/>
          </w:tcPr>
          <w:p w14:paraId="6FA9CAAE" w14:textId="77777777" w:rsidR="00703490" w:rsidRDefault="00703490" w:rsidP="003E3225">
            <w:r>
              <w:t>Importance Level: High</w:t>
            </w:r>
          </w:p>
        </w:tc>
      </w:tr>
      <w:tr w:rsidR="00703490" w14:paraId="63682EB8" w14:textId="77777777" w:rsidTr="003E3225">
        <w:trPr>
          <w:trHeight w:val="374"/>
        </w:trPr>
        <w:tc>
          <w:tcPr>
            <w:tcW w:w="4170" w:type="dxa"/>
          </w:tcPr>
          <w:p w14:paraId="009540A4" w14:textId="77777777" w:rsidR="00703490" w:rsidRDefault="00703490" w:rsidP="003E3225">
            <w:r>
              <w:t>Primary Actor: Interviewer</w:t>
            </w:r>
          </w:p>
        </w:tc>
        <w:tc>
          <w:tcPr>
            <w:tcW w:w="4970" w:type="dxa"/>
            <w:gridSpan w:val="3"/>
          </w:tcPr>
          <w:p w14:paraId="78DD7897" w14:textId="77777777" w:rsidR="00703490" w:rsidRDefault="00703490" w:rsidP="003E3225">
            <w:r>
              <w:t>Use Case Type: Essential</w:t>
            </w:r>
          </w:p>
        </w:tc>
      </w:tr>
      <w:tr w:rsidR="00703490" w14:paraId="02342100" w14:textId="77777777" w:rsidTr="003E3225">
        <w:trPr>
          <w:trHeight w:val="782"/>
        </w:trPr>
        <w:tc>
          <w:tcPr>
            <w:tcW w:w="9140" w:type="dxa"/>
            <w:gridSpan w:val="4"/>
          </w:tcPr>
          <w:p w14:paraId="2ED52395" w14:textId="77777777" w:rsidR="00703490" w:rsidRDefault="00703490" w:rsidP="003E3225">
            <w:r>
              <w:t xml:space="preserve">Stake Holders and Interests: </w:t>
            </w:r>
          </w:p>
          <w:p w14:paraId="41C2E3B2" w14:textId="77777777" w:rsidR="00703490" w:rsidRDefault="00703490" w:rsidP="009F44C1">
            <w:pPr>
              <w:pStyle w:val="ListParagraph"/>
              <w:numPr>
                <w:ilvl w:val="0"/>
                <w:numId w:val="26"/>
              </w:numPr>
            </w:pPr>
            <w:r>
              <w:t>Interviewer wants to schedule an interview the candidate.</w:t>
            </w:r>
          </w:p>
          <w:p w14:paraId="6CA5F1F6" w14:textId="77777777" w:rsidR="00703490" w:rsidRDefault="00703490" w:rsidP="009F44C1">
            <w:pPr>
              <w:pStyle w:val="ListParagraph"/>
              <w:numPr>
                <w:ilvl w:val="0"/>
                <w:numId w:val="26"/>
              </w:numPr>
            </w:pPr>
            <w:r>
              <w:t>Candidate wants to know Interview schedule and status</w:t>
            </w:r>
          </w:p>
          <w:p w14:paraId="35406374" w14:textId="77777777" w:rsidR="00703490" w:rsidRDefault="00703490" w:rsidP="003E3225"/>
        </w:tc>
      </w:tr>
      <w:tr w:rsidR="00703490" w14:paraId="28B59D31" w14:textId="77777777" w:rsidTr="003E3225">
        <w:trPr>
          <w:trHeight w:val="890"/>
        </w:trPr>
        <w:tc>
          <w:tcPr>
            <w:tcW w:w="9140" w:type="dxa"/>
            <w:gridSpan w:val="4"/>
          </w:tcPr>
          <w:p w14:paraId="24E2B7E5" w14:textId="77777777" w:rsidR="00703490" w:rsidRDefault="00703490" w:rsidP="003E3225">
            <w:r>
              <w:t>Brief Description: The use case allows the Interviewer to setup interview and update the status of the scheduled interview for candidate.</w:t>
            </w:r>
          </w:p>
        </w:tc>
      </w:tr>
      <w:tr w:rsidR="00703490" w14:paraId="7D4BBE43" w14:textId="77777777" w:rsidTr="003E3225">
        <w:trPr>
          <w:trHeight w:val="1088"/>
        </w:trPr>
        <w:tc>
          <w:tcPr>
            <w:tcW w:w="9140" w:type="dxa"/>
            <w:gridSpan w:val="4"/>
            <w:shd w:val="clear" w:color="auto" w:fill="FFFFFF" w:themeFill="background1"/>
          </w:tcPr>
          <w:p w14:paraId="5A5C38D7" w14:textId="77777777" w:rsidR="00703490" w:rsidRDefault="00703490" w:rsidP="003E3225">
            <w:r>
              <w:t>Trigger: Manage Interviews</w:t>
            </w:r>
          </w:p>
          <w:p w14:paraId="1EFD7A5B" w14:textId="77777777" w:rsidR="00703490" w:rsidRDefault="00703490" w:rsidP="003E3225">
            <w:r>
              <w:t>Type: External</w:t>
            </w:r>
          </w:p>
        </w:tc>
      </w:tr>
      <w:tr w:rsidR="00703490" w14:paraId="75B06913" w14:textId="77777777" w:rsidTr="003E3225">
        <w:trPr>
          <w:trHeight w:val="1880"/>
        </w:trPr>
        <w:tc>
          <w:tcPr>
            <w:tcW w:w="9140" w:type="dxa"/>
            <w:gridSpan w:val="4"/>
          </w:tcPr>
          <w:p w14:paraId="5DCEFBEF" w14:textId="77777777" w:rsidR="00703490" w:rsidRDefault="00703490" w:rsidP="003E3225">
            <w:r>
              <w:t>Relationships:</w:t>
            </w:r>
          </w:p>
          <w:p w14:paraId="68A3F9BB" w14:textId="77777777" w:rsidR="00703490" w:rsidRDefault="00703490" w:rsidP="003E3225">
            <w:pPr>
              <w:ind w:left="720"/>
            </w:pPr>
            <w:r>
              <w:t>Association: Candidate</w:t>
            </w:r>
            <w:r>
              <w:br/>
              <w:t>Include: Status overview</w:t>
            </w:r>
            <w:r>
              <w:br/>
              <w:t>Extend:</w:t>
            </w:r>
            <w:r>
              <w:br/>
              <w:t xml:space="preserve">Generalization: </w:t>
            </w:r>
          </w:p>
        </w:tc>
      </w:tr>
      <w:tr w:rsidR="00703490" w14:paraId="5BFCFC28" w14:textId="77777777" w:rsidTr="003E3225">
        <w:trPr>
          <w:trHeight w:val="1871"/>
        </w:trPr>
        <w:tc>
          <w:tcPr>
            <w:tcW w:w="9140" w:type="dxa"/>
            <w:gridSpan w:val="4"/>
          </w:tcPr>
          <w:p w14:paraId="0BBBFE8F" w14:textId="77777777" w:rsidR="00703490" w:rsidRDefault="00703490" w:rsidP="003E3225">
            <w:r>
              <w:t xml:space="preserve">Normal Flow of Events: </w:t>
            </w:r>
          </w:p>
          <w:p w14:paraId="462162C8" w14:textId="77777777" w:rsidR="00703490" w:rsidRDefault="00703490" w:rsidP="009F44C1">
            <w:pPr>
              <w:pStyle w:val="ListParagraph"/>
              <w:numPr>
                <w:ilvl w:val="0"/>
                <w:numId w:val="27"/>
              </w:numPr>
            </w:pPr>
            <w:r>
              <w:t>Interviewer selects the candidate to interviewed.</w:t>
            </w:r>
          </w:p>
          <w:p w14:paraId="09D75A4B" w14:textId="77777777" w:rsidR="00703490" w:rsidRDefault="00703490" w:rsidP="009F44C1">
            <w:pPr>
              <w:pStyle w:val="ListParagraph"/>
              <w:numPr>
                <w:ilvl w:val="0"/>
                <w:numId w:val="27"/>
              </w:numPr>
            </w:pPr>
            <w:r>
              <w:t>Interviewer requests the interview time and make changes to the status to “Interview Pending” with time options for interview</w:t>
            </w:r>
          </w:p>
          <w:p w14:paraId="25AF953D" w14:textId="77777777" w:rsidR="00703490" w:rsidRDefault="00703490" w:rsidP="009F44C1">
            <w:pPr>
              <w:pStyle w:val="ListParagraph"/>
              <w:numPr>
                <w:ilvl w:val="0"/>
                <w:numId w:val="27"/>
              </w:numPr>
            </w:pPr>
            <w:r>
              <w:t>Interviewer makes changes in “Status Overview” as “Accepted” or “Declined” after interview.</w:t>
            </w:r>
          </w:p>
        </w:tc>
      </w:tr>
      <w:tr w:rsidR="00703490" w14:paraId="71B92850" w14:textId="77777777" w:rsidTr="003E3225">
        <w:trPr>
          <w:trHeight w:val="521"/>
        </w:trPr>
        <w:tc>
          <w:tcPr>
            <w:tcW w:w="9140" w:type="dxa"/>
            <w:gridSpan w:val="4"/>
          </w:tcPr>
          <w:p w14:paraId="136270D0" w14:textId="77777777" w:rsidR="00703490" w:rsidRDefault="00703490" w:rsidP="003E3225">
            <w:r>
              <w:t>Sub flows:</w:t>
            </w:r>
          </w:p>
          <w:p w14:paraId="428E8CB7" w14:textId="77777777" w:rsidR="00703490" w:rsidRDefault="00703490" w:rsidP="003E3225"/>
        </w:tc>
      </w:tr>
      <w:tr w:rsidR="00703490" w14:paraId="27027C33" w14:textId="77777777" w:rsidTr="003E3225">
        <w:trPr>
          <w:trHeight w:val="1520"/>
        </w:trPr>
        <w:tc>
          <w:tcPr>
            <w:tcW w:w="9140" w:type="dxa"/>
            <w:gridSpan w:val="4"/>
          </w:tcPr>
          <w:p w14:paraId="674C6B1D" w14:textId="77777777" w:rsidR="00703490" w:rsidRDefault="00703490" w:rsidP="003E3225">
            <w:r>
              <w:t>Alternate/Exceptional Flows:</w:t>
            </w:r>
          </w:p>
          <w:p w14:paraId="79B620A8" w14:textId="77777777" w:rsidR="00703490" w:rsidRDefault="00703490" w:rsidP="009F44C1">
            <w:pPr>
              <w:pStyle w:val="ListParagraph"/>
              <w:numPr>
                <w:ilvl w:val="0"/>
                <w:numId w:val="28"/>
              </w:numPr>
            </w:pPr>
            <w:r>
              <w:t>User inputs wrong data / Candidates deletes the job application / Interview Schedule conflicts</w:t>
            </w:r>
          </w:p>
          <w:p w14:paraId="5B0FC72A" w14:textId="77777777" w:rsidR="00703490" w:rsidRDefault="00703490" w:rsidP="009F44C1">
            <w:pPr>
              <w:pStyle w:val="ListParagraph"/>
              <w:numPr>
                <w:ilvl w:val="0"/>
                <w:numId w:val="28"/>
              </w:numPr>
            </w:pPr>
            <w:r>
              <w:t>System shows an error.</w:t>
            </w:r>
          </w:p>
          <w:p w14:paraId="07587319" w14:textId="77777777" w:rsidR="00703490" w:rsidRDefault="00703490" w:rsidP="009F44C1">
            <w:pPr>
              <w:pStyle w:val="ListParagraph"/>
              <w:numPr>
                <w:ilvl w:val="0"/>
                <w:numId w:val="28"/>
              </w:numPr>
            </w:pPr>
            <w:r>
              <w:t>Fields are cleared</w:t>
            </w:r>
          </w:p>
          <w:p w14:paraId="67443B94" w14:textId="77777777" w:rsidR="00703490" w:rsidRDefault="00703490" w:rsidP="009F44C1">
            <w:pPr>
              <w:pStyle w:val="ListParagraph"/>
              <w:numPr>
                <w:ilvl w:val="0"/>
                <w:numId w:val="28"/>
              </w:numPr>
            </w:pPr>
            <w:r>
              <w:t>Ask for details again</w:t>
            </w:r>
          </w:p>
          <w:p w14:paraId="3FAE9121" w14:textId="77777777" w:rsidR="00703490" w:rsidRDefault="00703490" w:rsidP="003E3225"/>
        </w:tc>
      </w:tr>
    </w:tbl>
    <w:p w14:paraId="256388DF" w14:textId="77777777" w:rsidR="00703490" w:rsidRDefault="00703490" w:rsidP="00703490">
      <w:pPr>
        <w:rPr>
          <w:b/>
          <w:bCs/>
          <w:sz w:val="32"/>
          <w:szCs w:val="32"/>
        </w:rPr>
      </w:pPr>
    </w:p>
    <w:tbl>
      <w:tblPr>
        <w:tblW w:w="9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0"/>
        <w:gridCol w:w="148"/>
        <w:gridCol w:w="1620"/>
        <w:gridCol w:w="3202"/>
      </w:tblGrid>
      <w:tr w:rsidR="00703490" w14:paraId="797623ED" w14:textId="77777777" w:rsidTr="003E3225">
        <w:trPr>
          <w:trHeight w:val="141"/>
        </w:trPr>
        <w:tc>
          <w:tcPr>
            <w:tcW w:w="4318" w:type="dxa"/>
            <w:gridSpan w:val="2"/>
          </w:tcPr>
          <w:p w14:paraId="76868C67" w14:textId="77777777" w:rsidR="00703490" w:rsidRDefault="00703490" w:rsidP="003E3225">
            <w:r>
              <w:lastRenderedPageBreak/>
              <w:t>Use Case Name: Position Overview</w:t>
            </w:r>
          </w:p>
        </w:tc>
        <w:tc>
          <w:tcPr>
            <w:tcW w:w="1620" w:type="dxa"/>
            <w:shd w:val="clear" w:color="auto" w:fill="auto"/>
          </w:tcPr>
          <w:p w14:paraId="22C550DE" w14:textId="77777777" w:rsidR="00703490" w:rsidRDefault="00703490" w:rsidP="003E3225">
            <w:r>
              <w:t>ID: 5</w:t>
            </w:r>
          </w:p>
        </w:tc>
        <w:tc>
          <w:tcPr>
            <w:tcW w:w="3202" w:type="dxa"/>
            <w:shd w:val="clear" w:color="auto" w:fill="auto"/>
          </w:tcPr>
          <w:p w14:paraId="06BC1B76" w14:textId="77777777" w:rsidR="00703490" w:rsidRDefault="00703490" w:rsidP="003E3225">
            <w:r>
              <w:t>Importance Level: Middle</w:t>
            </w:r>
          </w:p>
        </w:tc>
      </w:tr>
      <w:tr w:rsidR="00703490" w14:paraId="0937BDE6" w14:textId="77777777" w:rsidTr="003E3225">
        <w:trPr>
          <w:trHeight w:val="374"/>
        </w:trPr>
        <w:tc>
          <w:tcPr>
            <w:tcW w:w="4170" w:type="dxa"/>
          </w:tcPr>
          <w:p w14:paraId="444D45CA" w14:textId="77777777" w:rsidR="00703490" w:rsidRDefault="00703490" w:rsidP="003E3225">
            <w:pPr>
              <w:tabs>
                <w:tab w:val="left" w:pos="2550"/>
              </w:tabs>
            </w:pPr>
            <w:r>
              <w:t>Primary Actor: Candidate</w:t>
            </w:r>
          </w:p>
        </w:tc>
        <w:tc>
          <w:tcPr>
            <w:tcW w:w="4970" w:type="dxa"/>
            <w:gridSpan w:val="3"/>
          </w:tcPr>
          <w:p w14:paraId="637B389D" w14:textId="77777777" w:rsidR="00703490" w:rsidRDefault="00703490" w:rsidP="003E3225">
            <w:r>
              <w:t>Use Case Type: Essential</w:t>
            </w:r>
          </w:p>
        </w:tc>
      </w:tr>
      <w:tr w:rsidR="00703490" w14:paraId="4CBA1F1C" w14:textId="77777777" w:rsidTr="003E3225">
        <w:trPr>
          <w:trHeight w:val="782"/>
        </w:trPr>
        <w:tc>
          <w:tcPr>
            <w:tcW w:w="9140" w:type="dxa"/>
            <w:gridSpan w:val="4"/>
          </w:tcPr>
          <w:p w14:paraId="3A7CD262" w14:textId="77777777" w:rsidR="00703490" w:rsidRDefault="00703490" w:rsidP="003E3225">
            <w:r>
              <w:t xml:space="preserve">Stake Holders and Interests: </w:t>
            </w:r>
          </w:p>
          <w:p w14:paraId="619FCB6C" w14:textId="77777777" w:rsidR="00703490" w:rsidRDefault="00703490" w:rsidP="009F44C1">
            <w:pPr>
              <w:pStyle w:val="ListParagraph"/>
              <w:numPr>
                <w:ilvl w:val="0"/>
                <w:numId w:val="29"/>
              </w:numPr>
            </w:pPr>
            <w:r>
              <w:t>Candidate wants to check any open positions to apply for</w:t>
            </w:r>
          </w:p>
          <w:p w14:paraId="4A4BD58F" w14:textId="77777777" w:rsidR="00703490" w:rsidRDefault="00703490" w:rsidP="009F44C1">
            <w:pPr>
              <w:pStyle w:val="ListParagraph"/>
              <w:numPr>
                <w:ilvl w:val="0"/>
                <w:numId w:val="29"/>
              </w:numPr>
            </w:pPr>
            <w:r>
              <w:t>Human Resource wants to open or close any positions</w:t>
            </w:r>
          </w:p>
          <w:p w14:paraId="5A4CBB4B" w14:textId="77777777" w:rsidR="00703490" w:rsidRDefault="00703490" w:rsidP="003E3225">
            <w:pPr>
              <w:pStyle w:val="ListParagraph"/>
            </w:pPr>
          </w:p>
        </w:tc>
      </w:tr>
      <w:tr w:rsidR="00703490" w14:paraId="42A9B9A1" w14:textId="77777777" w:rsidTr="003E3225">
        <w:trPr>
          <w:trHeight w:val="890"/>
        </w:trPr>
        <w:tc>
          <w:tcPr>
            <w:tcW w:w="9140" w:type="dxa"/>
            <w:gridSpan w:val="4"/>
          </w:tcPr>
          <w:p w14:paraId="1B486079" w14:textId="77777777" w:rsidR="00703490" w:rsidRDefault="00703490" w:rsidP="003E3225">
            <w:r>
              <w:t>Brief Description:  The Use case will allow candidate to keep up with any updates on position applied.</w:t>
            </w:r>
          </w:p>
        </w:tc>
      </w:tr>
      <w:tr w:rsidR="00703490" w14:paraId="306B0A20" w14:textId="77777777" w:rsidTr="003E3225">
        <w:trPr>
          <w:trHeight w:val="1088"/>
        </w:trPr>
        <w:tc>
          <w:tcPr>
            <w:tcW w:w="9140" w:type="dxa"/>
            <w:gridSpan w:val="4"/>
            <w:shd w:val="clear" w:color="auto" w:fill="FFFFFF" w:themeFill="background1"/>
          </w:tcPr>
          <w:p w14:paraId="04432DC2" w14:textId="77777777" w:rsidR="00703490" w:rsidRDefault="00703490" w:rsidP="003E3225">
            <w:r>
              <w:t>Trigger: “View Openings” button</w:t>
            </w:r>
          </w:p>
          <w:p w14:paraId="203F1DE8" w14:textId="77777777" w:rsidR="00703490" w:rsidRDefault="00703490" w:rsidP="003E3225">
            <w:r>
              <w:t>Type: External</w:t>
            </w:r>
          </w:p>
        </w:tc>
      </w:tr>
      <w:tr w:rsidR="00703490" w14:paraId="3504F8BC" w14:textId="77777777" w:rsidTr="003E3225">
        <w:trPr>
          <w:trHeight w:val="1880"/>
        </w:trPr>
        <w:tc>
          <w:tcPr>
            <w:tcW w:w="9140" w:type="dxa"/>
            <w:gridSpan w:val="4"/>
          </w:tcPr>
          <w:p w14:paraId="157033FC" w14:textId="77777777" w:rsidR="00703490" w:rsidRDefault="00703490" w:rsidP="003E3225">
            <w:r>
              <w:t>Relationships:</w:t>
            </w:r>
          </w:p>
          <w:p w14:paraId="0C871388" w14:textId="77777777" w:rsidR="00703490" w:rsidRDefault="00703490" w:rsidP="003E3225">
            <w:pPr>
              <w:ind w:left="720"/>
            </w:pPr>
            <w:r>
              <w:t>Association:  Human Resource, Candidate</w:t>
            </w:r>
            <w:r>
              <w:br/>
              <w:t xml:space="preserve">Include: </w:t>
            </w:r>
            <w:r>
              <w:br/>
              <w:t xml:space="preserve">Extend: </w:t>
            </w:r>
            <w:r>
              <w:br/>
              <w:t xml:space="preserve">Generalization: </w:t>
            </w:r>
          </w:p>
        </w:tc>
      </w:tr>
      <w:tr w:rsidR="00703490" w14:paraId="28FC9AC7" w14:textId="77777777" w:rsidTr="003E3225">
        <w:trPr>
          <w:trHeight w:val="2141"/>
        </w:trPr>
        <w:tc>
          <w:tcPr>
            <w:tcW w:w="9140" w:type="dxa"/>
            <w:gridSpan w:val="4"/>
          </w:tcPr>
          <w:p w14:paraId="1AC72435" w14:textId="77777777" w:rsidR="00703490" w:rsidRDefault="00703490" w:rsidP="003E3225">
            <w:r>
              <w:t xml:space="preserve">Normal Flow of Events: </w:t>
            </w:r>
          </w:p>
          <w:p w14:paraId="64C4CBE9" w14:textId="77777777" w:rsidR="00703490" w:rsidRDefault="00703490" w:rsidP="009F44C1">
            <w:pPr>
              <w:pStyle w:val="ListParagraph"/>
              <w:numPr>
                <w:ilvl w:val="0"/>
                <w:numId w:val="30"/>
              </w:numPr>
            </w:pPr>
            <w:r>
              <w:t>Candidate clicks the “View Openings” button</w:t>
            </w:r>
          </w:p>
          <w:p w14:paraId="6CCF8E7F" w14:textId="77777777" w:rsidR="00703490" w:rsidRDefault="00703490" w:rsidP="009F44C1">
            <w:pPr>
              <w:pStyle w:val="ListParagraph"/>
              <w:numPr>
                <w:ilvl w:val="0"/>
                <w:numId w:val="30"/>
              </w:numPr>
            </w:pPr>
            <w:r>
              <w:t>Candidate will check the position is filled or not</w:t>
            </w:r>
          </w:p>
          <w:p w14:paraId="719A8AB5" w14:textId="77777777" w:rsidR="00703490" w:rsidRDefault="00703490" w:rsidP="009F44C1">
            <w:pPr>
              <w:pStyle w:val="ListParagraph"/>
              <w:numPr>
                <w:ilvl w:val="0"/>
                <w:numId w:val="30"/>
              </w:numPr>
            </w:pPr>
            <w:r>
              <w:t>Candidates can “Apply” for the position if not applied already</w:t>
            </w:r>
          </w:p>
          <w:p w14:paraId="50C8233C" w14:textId="77777777" w:rsidR="00703490" w:rsidRDefault="00703490" w:rsidP="009F44C1">
            <w:pPr>
              <w:pStyle w:val="ListParagraph"/>
              <w:numPr>
                <w:ilvl w:val="0"/>
                <w:numId w:val="30"/>
              </w:numPr>
            </w:pPr>
            <w:r>
              <w:t>Candidate can “Withdraw” the application if necessary.</w:t>
            </w:r>
          </w:p>
        </w:tc>
      </w:tr>
      <w:tr w:rsidR="00703490" w14:paraId="3D2F1DB5" w14:textId="77777777" w:rsidTr="003E3225">
        <w:trPr>
          <w:trHeight w:val="1358"/>
        </w:trPr>
        <w:tc>
          <w:tcPr>
            <w:tcW w:w="9140" w:type="dxa"/>
            <w:gridSpan w:val="4"/>
          </w:tcPr>
          <w:p w14:paraId="7DCA7FEF" w14:textId="77777777" w:rsidR="00703490" w:rsidRDefault="00703490" w:rsidP="003E3225">
            <w:r>
              <w:t xml:space="preserve">Sub flows: </w:t>
            </w:r>
          </w:p>
          <w:p w14:paraId="5C9AE424" w14:textId="77777777" w:rsidR="00703490" w:rsidRDefault="00703490" w:rsidP="009F44C1">
            <w:pPr>
              <w:pStyle w:val="ListParagraph"/>
              <w:numPr>
                <w:ilvl w:val="0"/>
                <w:numId w:val="31"/>
              </w:numPr>
            </w:pPr>
            <w:r>
              <w:t xml:space="preserve">Candidate can go to “Status Overview” </w:t>
            </w:r>
          </w:p>
        </w:tc>
      </w:tr>
      <w:tr w:rsidR="00703490" w14:paraId="5414AF17" w14:textId="77777777" w:rsidTr="003E3225">
        <w:trPr>
          <w:trHeight w:val="1520"/>
        </w:trPr>
        <w:tc>
          <w:tcPr>
            <w:tcW w:w="9140" w:type="dxa"/>
            <w:gridSpan w:val="4"/>
          </w:tcPr>
          <w:p w14:paraId="5393806B" w14:textId="77777777" w:rsidR="00703490" w:rsidRDefault="00703490" w:rsidP="003E3225">
            <w:r>
              <w:t>Alternate/Exceptional Flows:</w:t>
            </w:r>
          </w:p>
          <w:p w14:paraId="5CB276A4" w14:textId="77777777" w:rsidR="00703490" w:rsidRDefault="00703490" w:rsidP="009F44C1">
            <w:pPr>
              <w:pStyle w:val="ListParagraph"/>
              <w:numPr>
                <w:ilvl w:val="0"/>
                <w:numId w:val="32"/>
              </w:numPr>
            </w:pPr>
            <w:r>
              <w:t>Candidate inputs invalid Job ID</w:t>
            </w:r>
          </w:p>
          <w:p w14:paraId="457E4F63" w14:textId="77777777" w:rsidR="00703490" w:rsidRDefault="00703490" w:rsidP="009F44C1">
            <w:pPr>
              <w:pStyle w:val="ListParagraph"/>
              <w:numPr>
                <w:ilvl w:val="0"/>
                <w:numId w:val="32"/>
              </w:numPr>
            </w:pPr>
            <w:r>
              <w:t>Ask user for valid ID number</w:t>
            </w:r>
          </w:p>
          <w:p w14:paraId="19B872B1" w14:textId="77777777" w:rsidR="00703490" w:rsidRDefault="00703490" w:rsidP="003E3225">
            <w:pPr>
              <w:pStyle w:val="ListParagraph"/>
            </w:pPr>
          </w:p>
        </w:tc>
      </w:tr>
    </w:tbl>
    <w:p w14:paraId="388DE770" w14:textId="77777777" w:rsidR="00703490" w:rsidRDefault="00703490" w:rsidP="00703490">
      <w:pPr>
        <w:jc w:val="center"/>
        <w:rPr>
          <w:b/>
          <w:bCs/>
          <w:sz w:val="32"/>
          <w:szCs w:val="32"/>
        </w:rPr>
      </w:pPr>
    </w:p>
    <w:p w14:paraId="36F4849C" w14:textId="77777777" w:rsidR="00703490" w:rsidRDefault="00703490" w:rsidP="00703490">
      <w:pPr>
        <w:jc w:val="center"/>
        <w:rPr>
          <w:b/>
          <w:bCs/>
          <w:sz w:val="32"/>
          <w:szCs w:val="32"/>
        </w:rPr>
      </w:pPr>
    </w:p>
    <w:p w14:paraId="5D90351A" w14:textId="77777777" w:rsidR="00703490" w:rsidRDefault="00703490" w:rsidP="00703490">
      <w:pPr>
        <w:jc w:val="center"/>
        <w:rPr>
          <w:b/>
          <w:bCs/>
          <w:sz w:val="32"/>
          <w:szCs w:val="32"/>
        </w:rPr>
      </w:pPr>
    </w:p>
    <w:tbl>
      <w:tblPr>
        <w:tblW w:w="9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0"/>
        <w:gridCol w:w="148"/>
        <w:gridCol w:w="1620"/>
        <w:gridCol w:w="3202"/>
      </w:tblGrid>
      <w:tr w:rsidR="00703490" w14:paraId="26EB1382" w14:textId="77777777" w:rsidTr="003E3225">
        <w:trPr>
          <w:trHeight w:val="141"/>
        </w:trPr>
        <w:tc>
          <w:tcPr>
            <w:tcW w:w="4318" w:type="dxa"/>
            <w:gridSpan w:val="2"/>
          </w:tcPr>
          <w:p w14:paraId="00521DE3" w14:textId="77777777" w:rsidR="00703490" w:rsidRDefault="00703490" w:rsidP="003E3225">
            <w:r>
              <w:lastRenderedPageBreak/>
              <w:t>Use Case Name:  Status Overview</w:t>
            </w:r>
          </w:p>
        </w:tc>
        <w:tc>
          <w:tcPr>
            <w:tcW w:w="1620" w:type="dxa"/>
            <w:shd w:val="clear" w:color="auto" w:fill="auto"/>
          </w:tcPr>
          <w:p w14:paraId="69512F1B" w14:textId="77777777" w:rsidR="00703490" w:rsidRDefault="00703490" w:rsidP="003E3225">
            <w:r>
              <w:t>ID: 6</w:t>
            </w:r>
          </w:p>
        </w:tc>
        <w:tc>
          <w:tcPr>
            <w:tcW w:w="3202" w:type="dxa"/>
            <w:shd w:val="clear" w:color="auto" w:fill="auto"/>
          </w:tcPr>
          <w:p w14:paraId="6A890E00" w14:textId="77777777" w:rsidR="00703490" w:rsidRDefault="00703490" w:rsidP="003E3225">
            <w:r>
              <w:t>Importance Level: High</w:t>
            </w:r>
          </w:p>
        </w:tc>
      </w:tr>
      <w:tr w:rsidR="00703490" w14:paraId="083E0352" w14:textId="77777777" w:rsidTr="003E3225">
        <w:trPr>
          <w:trHeight w:val="374"/>
        </w:trPr>
        <w:tc>
          <w:tcPr>
            <w:tcW w:w="4170" w:type="dxa"/>
          </w:tcPr>
          <w:p w14:paraId="23581F38" w14:textId="77777777" w:rsidR="00703490" w:rsidRDefault="00703490" w:rsidP="003E3225">
            <w:r>
              <w:t>Primary Actor:  Candidate</w:t>
            </w:r>
          </w:p>
        </w:tc>
        <w:tc>
          <w:tcPr>
            <w:tcW w:w="4970" w:type="dxa"/>
            <w:gridSpan w:val="3"/>
          </w:tcPr>
          <w:p w14:paraId="06B27BA4" w14:textId="77777777" w:rsidR="00703490" w:rsidRDefault="00703490" w:rsidP="003E3225">
            <w:r>
              <w:t>Use Case Type: Essential</w:t>
            </w:r>
          </w:p>
        </w:tc>
      </w:tr>
      <w:tr w:rsidR="00703490" w14:paraId="59A34A68" w14:textId="77777777" w:rsidTr="003E3225">
        <w:trPr>
          <w:trHeight w:val="782"/>
        </w:trPr>
        <w:tc>
          <w:tcPr>
            <w:tcW w:w="9140" w:type="dxa"/>
            <w:gridSpan w:val="4"/>
          </w:tcPr>
          <w:p w14:paraId="4E1211DE" w14:textId="77777777" w:rsidR="00703490" w:rsidRDefault="00703490" w:rsidP="003E3225">
            <w:r>
              <w:t xml:space="preserve">Stake Holders and Interests: </w:t>
            </w:r>
          </w:p>
          <w:p w14:paraId="26444A84" w14:textId="77777777" w:rsidR="00703490" w:rsidRDefault="00703490" w:rsidP="009F44C1">
            <w:pPr>
              <w:pStyle w:val="ListParagraph"/>
              <w:numPr>
                <w:ilvl w:val="0"/>
                <w:numId w:val="33"/>
              </w:numPr>
            </w:pPr>
            <w:r>
              <w:t>Candidate wants to check the status of job application</w:t>
            </w:r>
          </w:p>
          <w:p w14:paraId="24EB6DC4" w14:textId="77777777" w:rsidR="00703490" w:rsidRDefault="00703490" w:rsidP="009F44C1">
            <w:pPr>
              <w:pStyle w:val="ListParagraph"/>
              <w:numPr>
                <w:ilvl w:val="0"/>
                <w:numId w:val="33"/>
              </w:numPr>
            </w:pPr>
            <w:r>
              <w:t>Human Resource wants to check the status of a candidates’ job application</w:t>
            </w:r>
          </w:p>
          <w:p w14:paraId="76DEBA70" w14:textId="77777777" w:rsidR="00703490" w:rsidRDefault="00703490" w:rsidP="003E3225">
            <w:pPr>
              <w:pStyle w:val="ListParagraph"/>
            </w:pPr>
          </w:p>
        </w:tc>
      </w:tr>
      <w:tr w:rsidR="00703490" w14:paraId="50CD1DD0" w14:textId="77777777" w:rsidTr="003E3225">
        <w:trPr>
          <w:trHeight w:val="890"/>
        </w:trPr>
        <w:tc>
          <w:tcPr>
            <w:tcW w:w="9140" w:type="dxa"/>
            <w:gridSpan w:val="4"/>
          </w:tcPr>
          <w:p w14:paraId="686A4B06" w14:textId="77777777" w:rsidR="00703490" w:rsidRDefault="00703490" w:rsidP="003E3225">
            <w:r>
              <w:t>Brief Description:  The Use case allows the Candidate the status of the applied Job Application after Human Resource or Interviewer changes the status.</w:t>
            </w:r>
          </w:p>
        </w:tc>
      </w:tr>
      <w:tr w:rsidR="00703490" w14:paraId="4A0DE209" w14:textId="77777777" w:rsidTr="003E3225">
        <w:trPr>
          <w:trHeight w:val="1088"/>
        </w:trPr>
        <w:tc>
          <w:tcPr>
            <w:tcW w:w="9140" w:type="dxa"/>
            <w:gridSpan w:val="4"/>
            <w:shd w:val="clear" w:color="auto" w:fill="FFFFFF" w:themeFill="background1"/>
          </w:tcPr>
          <w:p w14:paraId="67FD9F55" w14:textId="77777777" w:rsidR="00703490" w:rsidRDefault="00703490" w:rsidP="003E3225">
            <w:r>
              <w:t>Trigger: “View Application Status”</w:t>
            </w:r>
          </w:p>
          <w:p w14:paraId="07D679DE" w14:textId="77777777" w:rsidR="00703490" w:rsidRDefault="00703490" w:rsidP="003E3225">
            <w:r>
              <w:t>Type: External</w:t>
            </w:r>
          </w:p>
        </w:tc>
      </w:tr>
      <w:tr w:rsidR="00703490" w14:paraId="32F57F38" w14:textId="77777777" w:rsidTr="003E3225">
        <w:trPr>
          <w:trHeight w:val="1880"/>
        </w:trPr>
        <w:tc>
          <w:tcPr>
            <w:tcW w:w="9140" w:type="dxa"/>
            <w:gridSpan w:val="4"/>
          </w:tcPr>
          <w:p w14:paraId="11A54971" w14:textId="77777777" w:rsidR="00703490" w:rsidRDefault="00703490" w:rsidP="003E3225">
            <w:r>
              <w:t>Relationships:</w:t>
            </w:r>
          </w:p>
          <w:p w14:paraId="0CFF232F" w14:textId="77777777" w:rsidR="00703490" w:rsidRDefault="00703490" w:rsidP="003E3225">
            <w:pPr>
              <w:ind w:left="720"/>
            </w:pPr>
            <w:r>
              <w:t>Association: Candidate, Human Resource, Interviewer</w:t>
            </w:r>
            <w:r>
              <w:br/>
              <w:t xml:space="preserve">Include: </w:t>
            </w:r>
            <w:r>
              <w:br/>
              <w:t>Extend:</w:t>
            </w:r>
            <w:r>
              <w:br/>
              <w:t xml:space="preserve">Generalization: </w:t>
            </w:r>
          </w:p>
        </w:tc>
      </w:tr>
      <w:tr w:rsidR="00703490" w14:paraId="0431886A" w14:textId="77777777" w:rsidTr="003E3225">
        <w:trPr>
          <w:trHeight w:val="2141"/>
        </w:trPr>
        <w:tc>
          <w:tcPr>
            <w:tcW w:w="9140" w:type="dxa"/>
            <w:gridSpan w:val="4"/>
          </w:tcPr>
          <w:p w14:paraId="0F1E4337" w14:textId="77777777" w:rsidR="00703490" w:rsidRDefault="00703490" w:rsidP="003E3225">
            <w:r>
              <w:t xml:space="preserve">Normal Flow of Events: </w:t>
            </w:r>
          </w:p>
          <w:p w14:paraId="17054D7B" w14:textId="77777777" w:rsidR="00703490" w:rsidRDefault="00703490" w:rsidP="009F44C1">
            <w:pPr>
              <w:pStyle w:val="ListParagraph"/>
              <w:numPr>
                <w:ilvl w:val="0"/>
                <w:numId w:val="34"/>
              </w:numPr>
            </w:pPr>
            <w:r>
              <w:t>Candidate Clicks “View Application Status” button</w:t>
            </w:r>
          </w:p>
          <w:p w14:paraId="417A1983" w14:textId="77777777" w:rsidR="00703490" w:rsidRDefault="00703490" w:rsidP="009F44C1">
            <w:pPr>
              <w:pStyle w:val="ListParagraph"/>
              <w:numPr>
                <w:ilvl w:val="0"/>
                <w:numId w:val="34"/>
              </w:numPr>
            </w:pPr>
            <w:r>
              <w:t>Candidate can check the status as “Under Review”, “Interview Pending”, “Accepted”, or “Declined”</w:t>
            </w:r>
          </w:p>
        </w:tc>
      </w:tr>
      <w:tr w:rsidR="00703490" w14:paraId="75BF7833" w14:textId="77777777" w:rsidTr="003E3225">
        <w:trPr>
          <w:trHeight w:val="593"/>
        </w:trPr>
        <w:tc>
          <w:tcPr>
            <w:tcW w:w="9140" w:type="dxa"/>
            <w:gridSpan w:val="4"/>
          </w:tcPr>
          <w:p w14:paraId="7B4B0B78" w14:textId="77777777" w:rsidR="00703490" w:rsidRDefault="00703490" w:rsidP="003E3225">
            <w:r>
              <w:t>Sub flows:</w:t>
            </w:r>
          </w:p>
          <w:p w14:paraId="0903E6F2" w14:textId="77777777" w:rsidR="00703490" w:rsidRDefault="00703490" w:rsidP="003E3225"/>
        </w:tc>
      </w:tr>
      <w:tr w:rsidR="00703490" w14:paraId="33D9E291" w14:textId="77777777" w:rsidTr="003E3225">
        <w:trPr>
          <w:trHeight w:val="1520"/>
        </w:trPr>
        <w:tc>
          <w:tcPr>
            <w:tcW w:w="9140" w:type="dxa"/>
            <w:gridSpan w:val="4"/>
          </w:tcPr>
          <w:p w14:paraId="4D7335C3" w14:textId="77777777" w:rsidR="00703490" w:rsidRDefault="00703490" w:rsidP="003E3225">
            <w:r>
              <w:t>Alternate/Exceptional Flows:</w:t>
            </w:r>
          </w:p>
          <w:p w14:paraId="57E24FC8" w14:textId="77777777" w:rsidR="00703490" w:rsidRDefault="00703490" w:rsidP="009F44C1">
            <w:pPr>
              <w:pStyle w:val="ListParagraph"/>
              <w:numPr>
                <w:ilvl w:val="0"/>
                <w:numId w:val="35"/>
              </w:numPr>
            </w:pPr>
            <w:r>
              <w:t xml:space="preserve">Candidate withdraws the application </w:t>
            </w:r>
          </w:p>
          <w:p w14:paraId="201B929C" w14:textId="77777777" w:rsidR="00703490" w:rsidRDefault="00703490" w:rsidP="009F44C1">
            <w:pPr>
              <w:pStyle w:val="ListParagraph"/>
              <w:numPr>
                <w:ilvl w:val="0"/>
                <w:numId w:val="35"/>
              </w:numPr>
            </w:pPr>
            <w:r>
              <w:t>Show error message notifying Application was withdrawn</w:t>
            </w:r>
          </w:p>
          <w:p w14:paraId="5CD4342D" w14:textId="77777777" w:rsidR="00703490" w:rsidRDefault="00703490" w:rsidP="009F44C1">
            <w:pPr>
              <w:pStyle w:val="ListParagraph"/>
              <w:numPr>
                <w:ilvl w:val="0"/>
                <w:numId w:val="35"/>
              </w:numPr>
            </w:pPr>
            <w:r>
              <w:t>Redirect to main page.</w:t>
            </w:r>
          </w:p>
          <w:p w14:paraId="53E28374" w14:textId="77777777" w:rsidR="00703490" w:rsidRDefault="00703490" w:rsidP="003E3225"/>
        </w:tc>
      </w:tr>
    </w:tbl>
    <w:p w14:paraId="48D59DF5" w14:textId="77777777" w:rsidR="00703490" w:rsidRDefault="00703490" w:rsidP="00703490">
      <w:pPr>
        <w:jc w:val="center"/>
        <w:rPr>
          <w:b/>
          <w:bCs/>
          <w:sz w:val="32"/>
          <w:szCs w:val="32"/>
        </w:rPr>
      </w:pPr>
    </w:p>
    <w:p w14:paraId="46198C35" w14:textId="77777777" w:rsidR="00703490" w:rsidRDefault="00703490" w:rsidP="00703490">
      <w:pPr>
        <w:jc w:val="center"/>
        <w:rPr>
          <w:b/>
          <w:bCs/>
          <w:sz w:val="32"/>
          <w:szCs w:val="32"/>
        </w:rPr>
      </w:pPr>
    </w:p>
    <w:p w14:paraId="5D249CAD" w14:textId="77777777" w:rsidR="00703490" w:rsidRDefault="00703490" w:rsidP="00703490">
      <w:pPr>
        <w:jc w:val="center"/>
        <w:rPr>
          <w:b/>
          <w:bCs/>
          <w:sz w:val="32"/>
          <w:szCs w:val="32"/>
        </w:rPr>
      </w:pPr>
    </w:p>
    <w:p w14:paraId="609B875D" w14:textId="77777777" w:rsidR="00703490" w:rsidRPr="00156DF8" w:rsidRDefault="00703490" w:rsidP="00703490">
      <w:pPr>
        <w:jc w:val="center"/>
        <w:rPr>
          <w:b/>
          <w:bCs/>
          <w:i/>
          <w:iCs/>
          <w:sz w:val="28"/>
          <w:szCs w:val="28"/>
        </w:rPr>
      </w:pPr>
      <w:r w:rsidRPr="00156DF8">
        <w:rPr>
          <w:b/>
          <w:bCs/>
          <w:i/>
          <w:iCs/>
          <w:sz w:val="28"/>
          <w:szCs w:val="28"/>
        </w:rPr>
        <w:lastRenderedPageBreak/>
        <w:t>2.4 Initial Class Diagram</w:t>
      </w:r>
    </w:p>
    <w:p w14:paraId="49A4F7EA" w14:textId="54937897" w:rsidR="00703490" w:rsidRPr="00E25148" w:rsidRDefault="00703490" w:rsidP="00703490">
      <w:pPr>
        <w:ind w:firstLine="720"/>
        <w:rPr>
          <w:sz w:val="24"/>
          <w:szCs w:val="24"/>
        </w:rPr>
      </w:pPr>
      <w:r w:rsidRPr="00E25148">
        <w:rPr>
          <w:sz w:val="24"/>
          <w:szCs w:val="24"/>
        </w:rPr>
        <w:t xml:space="preserve">This is our initial Class Diagram. </w:t>
      </w:r>
      <w:r w:rsidR="00156DF8" w:rsidRPr="00E25148">
        <w:rPr>
          <w:sz w:val="24"/>
          <w:szCs w:val="24"/>
        </w:rPr>
        <w:t>We have</w:t>
      </w:r>
      <w:r w:rsidRPr="00E25148">
        <w:rPr>
          <w:sz w:val="24"/>
          <w:szCs w:val="24"/>
        </w:rPr>
        <w:t xml:space="preserve"> produced nine classes for our project: User, Interviewer, Candidate, HR, DB connection, Position, Application, Status and Scheduler. </w:t>
      </w:r>
      <w:r>
        <w:rPr>
          <w:sz w:val="24"/>
          <w:szCs w:val="24"/>
        </w:rPr>
        <w:t xml:space="preserve"> </w:t>
      </w:r>
      <w:r w:rsidRPr="00E25148">
        <w:rPr>
          <w:sz w:val="24"/>
          <w:szCs w:val="24"/>
        </w:rPr>
        <w:t xml:space="preserve">There is a generalization relationship between HR, </w:t>
      </w:r>
      <w:r w:rsidR="00156DF8" w:rsidRPr="00E25148">
        <w:rPr>
          <w:sz w:val="24"/>
          <w:szCs w:val="24"/>
        </w:rPr>
        <w:t>Candidate,</w:t>
      </w:r>
      <w:r w:rsidRPr="00E25148">
        <w:rPr>
          <w:sz w:val="24"/>
          <w:szCs w:val="24"/>
        </w:rPr>
        <w:t xml:space="preserve"> and Interviewer. The user class is a generalization of HR, Interviewer, and Candidate classes.  </w:t>
      </w:r>
    </w:p>
    <w:p w14:paraId="58C7B2E2" w14:textId="77777777" w:rsidR="00703490" w:rsidRPr="00E25148" w:rsidRDefault="00703490" w:rsidP="00703490">
      <w:pPr>
        <w:ind w:firstLine="720"/>
        <w:rPr>
          <w:sz w:val="24"/>
          <w:szCs w:val="24"/>
        </w:rPr>
      </w:pPr>
      <w:r w:rsidRPr="00E25148">
        <w:rPr>
          <w:sz w:val="24"/>
          <w:szCs w:val="24"/>
        </w:rPr>
        <w:t xml:space="preserve">The HR class manages position class by using methods in the HR class such as create, </w:t>
      </w:r>
      <w:proofErr w:type="gramStart"/>
      <w:r w:rsidRPr="00E25148">
        <w:rPr>
          <w:sz w:val="24"/>
          <w:szCs w:val="24"/>
        </w:rPr>
        <w:t>modify</w:t>
      </w:r>
      <w:proofErr w:type="gramEnd"/>
      <w:r w:rsidRPr="00E25148">
        <w:rPr>
          <w:sz w:val="24"/>
          <w:szCs w:val="24"/>
        </w:rPr>
        <w:t xml:space="preserve"> and delete positions.  The HR class manages Application class by keeping track of what current applications are submitted for each position. The interviewer class manages Status class through methods in the interview class. The interviewer also manages Scheduler class through creating a schedule or sending reminders to the interviewer.  User, Application, Position, Status and Scheduler get into DB Connection class which glues everything in the database through methods in DB Connection class.</w:t>
      </w:r>
    </w:p>
    <w:p w14:paraId="00267101" w14:textId="77777777" w:rsidR="00703490" w:rsidRDefault="00703490" w:rsidP="00703490">
      <w:pPr>
        <w:rPr>
          <w:b/>
          <w:bCs/>
          <w:sz w:val="32"/>
          <w:szCs w:val="32"/>
        </w:rPr>
      </w:pPr>
    </w:p>
    <w:p w14:paraId="5DC9F23A" w14:textId="77777777" w:rsidR="00703490" w:rsidRDefault="00703490" w:rsidP="00703490">
      <w:pPr>
        <w:rPr>
          <w:b/>
          <w:bCs/>
          <w:sz w:val="32"/>
          <w:szCs w:val="32"/>
        </w:rPr>
      </w:pPr>
      <w:r>
        <w:rPr>
          <w:b/>
          <w:bCs/>
          <w:noProof/>
          <w:sz w:val="32"/>
          <w:szCs w:val="32"/>
        </w:rPr>
        <w:drawing>
          <wp:inline distT="0" distB="0" distL="0" distR="0" wp14:anchorId="7EE3004A" wp14:editId="658F0F5E">
            <wp:extent cx="5648325" cy="4895850"/>
            <wp:effectExtent l="0" t="0" r="9525" b="0"/>
            <wp:docPr id="1145755344" name="Picture 11457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776" cy="4916177"/>
                    </a:xfrm>
                    <a:prstGeom prst="rect">
                      <a:avLst/>
                    </a:prstGeom>
                    <a:noFill/>
                    <a:ln>
                      <a:noFill/>
                    </a:ln>
                  </pic:spPr>
                </pic:pic>
              </a:graphicData>
            </a:graphic>
          </wp:inline>
        </w:drawing>
      </w:r>
    </w:p>
    <w:p w14:paraId="275E8420" w14:textId="77777777" w:rsidR="00703490" w:rsidRDefault="00703490" w:rsidP="00703490">
      <w:pPr>
        <w:rPr>
          <w:b/>
          <w:bCs/>
          <w:sz w:val="32"/>
          <w:szCs w:val="32"/>
        </w:rPr>
      </w:pPr>
    </w:p>
    <w:p w14:paraId="6FFF7472" w14:textId="77777777" w:rsidR="00703490" w:rsidRPr="00156DF8" w:rsidRDefault="00703490" w:rsidP="00703490">
      <w:pPr>
        <w:jc w:val="center"/>
        <w:rPr>
          <w:b/>
          <w:bCs/>
          <w:i/>
          <w:iCs/>
        </w:rPr>
      </w:pPr>
      <w:r w:rsidRPr="00156DF8">
        <w:rPr>
          <w:b/>
          <w:bCs/>
          <w:i/>
          <w:iCs/>
          <w:sz w:val="28"/>
          <w:szCs w:val="28"/>
        </w:rPr>
        <w:t>2.5 Sequence Diagram</w:t>
      </w:r>
    </w:p>
    <w:p w14:paraId="36233BCA" w14:textId="77777777" w:rsidR="00703490" w:rsidRDefault="00703490" w:rsidP="00703490">
      <w:pPr>
        <w:jc w:val="center"/>
        <w:rPr>
          <w:b/>
          <w:bCs/>
          <w:sz w:val="24"/>
          <w:szCs w:val="24"/>
        </w:rPr>
      </w:pPr>
    </w:p>
    <w:p w14:paraId="00B99053" w14:textId="77777777" w:rsidR="00703490" w:rsidRDefault="00703490" w:rsidP="00703490">
      <w:pPr>
        <w:rPr>
          <w:sz w:val="24"/>
          <w:szCs w:val="24"/>
        </w:rPr>
      </w:pPr>
      <w:r>
        <w:rPr>
          <w:sz w:val="24"/>
          <w:szCs w:val="24"/>
        </w:rPr>
        <w:t>The sequence diagrams describe the use cases and the information that is communicated between them over the length of the time. Each sequence is corresponding to each use case.</w:t>
      </w:r>
    </w:p>
    <w:p w14:paraId="69E26EC1" w14:textId="77777777" w:rsidR="00703490" w:rsidRPr="00600ED4" w:rsidRDefault="00703490" w:rsidP="00703490">
      <w:pPr>
        <w:rPr>
          <w:sz w:val="24"/>
          <w:szCs w:val="24"/>
        </w:rPr>
      </w:pPr>
      <w:r>
        <w:rPr>
          <w:noProof/>
        </w:rPr>
        <w:drawing>
          <wp:anchor distT="0" distB="0" distL="114300" distR="114300" simplePos="0" relativeHeight="251663360" behindDoc="0" locked="0" layoutInCell="1" allowOverlap="1" wp14:anchorId="3C4D65FC" wp14:editId="004E506A">
            <wp:simplePos x="0" y="0"/>
            <wp:positionH relativeFrom="margin">
              <wp:posOffset>-12700</wp:posOffset>
            </wp:positionH>
            <wp:positionV relativeFrom="paragraph">
              <wp:posOffset>285115</wp:posOffset>
            </wp:positionV>
            <wp:extent cx="5943600" cy="31584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14:sizeRelH relativeFrom="page">
              <wp14:pctWidth>0</wp14:pctWidth>
            </wp14:sizeRelH>
            <wp14:sizeRelV relativeFrom="page">
              <wp14:pctHeight>0</wp14:pctHeight>
            </wp14:sizeRelV>
          </wp:anchor>
        </w:drawing>
      </w:r>
      <w:ins w:id="0" w:author="Francis, Terrell K" w:date="2020-04-08T18:37:00Z">
        <w:r w:rsidRPr="00C11106">
          <w:rPr>
            <w:noProof/>
          </w:rPr>
          <w:drawing>
            <wp:anchor distT="0" distB="0" distL="114300" distR="114300" simplePos="0" relativeHeight="251662336" behindDoc="0" locked="0" layoutInCell="1" allowOverlap="1" wp14:anchorId="576F9A25" wp14:editId="6F795AA7">
              <wp:simplePos x="0" y="0"/>
              <wp:positionH relativeFrom="margin">
                <wp:posOffset>76200</wp:posOffset>
              </wp:positionH>
              <wp:positionV relativeFrom="paragraph">
                <wp:posOffset>3759835</wp:posOffset>
              </wp:positionV>
              <wp:extent cx="5943600" cy="28803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14:sizeRelH relativeFrom="page">
                <wp14:pctWidth>0</wp14:pctWidth>
              </wp14:sizeRelH>
              <wp14:sizeRelV relativeFrom="page">
                <wp14:pctHeight>0</wp14:pctHeight>
              </wp14:sizeRelV>
            </wp:anchor>
          </w:drawing>
        </w:r>
      </w:ins>
    </w:p>
    <w:p w14:paraId="2EBFE192" w14:textId="77777777" w:rsidR="00703490" w:rsidRDefault="00703490" w:rsidP="00703490">
      <w:pPr>
        <w:jc w:val="center"/>
        <w:rPr>
          <w:b/>
          <w:bCs/>
          <w:sz w:val="32"/>
          <w:szCs w:val="32"/>
        </w:rPr>
      </w:pPr>
      <w:r>
        <w:rPr>
          <w:noProof/>
        </w:rPr>
        <w:lastRenderedPageBreak/>
        <w:drawing>
          <wp:anchor distT="0" distB="0" distL="114300" distR="114300" simplePos="0" relativeHeight="251659264" behindDoc="0" locked="0" layoutInCell="1" allowOverlap="1" wp14:anchorId="1D979F66" wp14:editId="5CCAC0BA">
            <wp:simplePos x="0" y="0"/>
            <wp:positionH relativeFrom="margin">
              <wp:posOffset>6350</wp:posOffset>
            </wp:positionH>
            <wp:positionV relativeFrom="paragraph">
              <wp:posOffset>118110</wp:posOffset>
            </wp:positionV>
            <wp:extent cx="5943600" cy="31013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14:sizeRelH relativeFrom="page">
              <wp14:pctWidth>0</wp14:pctWidth>
            </wp14:sizeRelH>
            <wp14:sizeRelV relativeFrom="page">
              <wp14:pctHeight>0</wp14:pctHeight>
            </wp14:sizeRelV>
          </wp:anchor>
        </w:drawing>
      </w:r>
    </w:p>
    <w:p w14:paraId="123D5BDC" w14:textId="77777777" w:rsidR="00703490" w:rsidRDefault="00703490" w:rsidP="00703490">
      <w:pPr>
        <w:rPr>
          <w:b/>
          <w:bCs/>
          <w:sz w:val="32"/>
          <w:szCs w:val="32"/>
        </w:rPr>
      </w:pPr>
      <w:r w:rsidRPr="00C04BA1">
        <w:rPr>
          <w:noProof/>
        </w:rPr>
        <w:drawing>
          <wp:anchor distT="0" distB="0" distL="114300" distR="114300" simplePos="0" relativeHeight="251660288" behindDoc="0" locked="0" layoutInCell="1" allowOverlap="1" wp14:anchorId="69509402" wp14:editId="534AF4E8">
            <wp:simplePos x="0" y="0"/>
            <wp:positionH relativeFrom="margin">
              <wp:align>right</wp:align>
            </wp:positionH>
            <wp:positionV relativeFrom="paragraph">
              <wp:posOffset>325120</wp:posOffset>
            </wp:positionV>
            <wp:extent cx="5937250" cy="283908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7250" cy="2839085"/>
                    </a:xfrm>
                    <a:prstGeom prst="rect">
                      <a:avLst/>
                    </a:prstGeom>
                  </pic:spPr>
                </pic:pic>
              </a:graphicData>
            </a:graphic>
            <wp14:sizeRelH relativeFrom="page">
              <wp14:pctWidth>0</wp14:pctWidth>
            </wp14:sizeRelH>
            <wp14:sizeRelV relativeFrom="page">
              <wp14:pctHeight>0</wp14:pctHeight>
            </wp14:sizeRelV>
          </wp:anchor>
        </w:drawing>
      </w:r>
    </w:p>
    <w:p w14:paraId="56F9B4C7" w14:textId="77777777" w:rsidR="00703490" w:rsidRDefault="00703490" w:rsidP="00703490">
      <w:pPr>
        <w:jc w:val="center"/>
        <w:rPr>
          <w:b/>
          <w:bCs/>
          <w:sz w:val="32"/>
          <w:szCs w:val="32"/>
        </w:rPr>
      </w:pPr>
    </w:p>
    <w:p w14:paraId="4499166D" w14:textId="77777777" w:rsidR="00703490" w:rsidRDefault="00703490" w:rsidP="00703490">
      <w:pPr>
        <w:rPr>
          <w:noProof/>
        </w:rPr>
      </w:pPr>
    </w:p>
    <w:p w14:paraId="3FFE2F29" w14:textId="77777777" w:rsidR="00703490" w:rsidRDefault="00703490" w:rsidP="00703490">
      <w:pPr>
        <w:rPr>
          <w:noProof/>
        </w:rPr>
      </w:pPr>
    </w:p>
    <w:p w14:paraId="15641063" w14:textId="77777777" w:rsidR="00703490" w:rsidRDefault="00703490" w:rsidP="00703490">
      <w:pPr>
        <w:rPr>
          <w:noProof/>
        </w:rPr>
      </w:pPr>
    </w:p>
    <w:p w14:paraId="3AD56D4C" w14:textId="77777777" w:rsidR="00703490" w:rsidRDefault="00703490" w:rsidP="00703490">
      <w:pPr>
        <w:rPr>
          <w:sz w:val="32"/>
          <w:szCs w:val="32"/>
        </w:rPr>
      </w:pPr>
      <w:r w:rsidRPr="00A30AA3">
        <w:rPr>
          <w:noProof/>
        </w:rPr>
        <w:lastRenderedPageBreak/>
        <w:drawing>
          <wp:anchor distT="0" distB="0" distL="114300" distR="114300" simplePos="0" relativeHeight="251664384" behindDoc="0" locked="0" layoutInCell="1" allowOverlap="1" wp14:anchorId="7DA23C7F" wp14:editId="53F7DAA2">
            <wp:simplePos x="0" y="0"/>
            <wp:positionH relativeFrom="margin">
              <wp:align>left</wp:align>
            </wp:positionH>
            <wp:positionV relativeFrom="paragraph">
              <wp:posOffset>0</wp:posOffset>
            </wp:positionV>
            <wp:extent cx="5943600" cy="28879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p>
    <w:p w14:paraId="28CED374" w14:textId="77777777" w:rsidR="00703490" w:rsidRPr="00DF1B95" w:rsidRDefault="00703490" w:rsidP="00703490">
      <w:pPr>
        <w:rPr>
          <w:sz w:val="32"/>
          <w:szCs w:val="32"/>
        </w:rPr>
      </w:pPr>
    </w:p>
    <w:p w14:paraId="2192D0A0" w14:textId="77777777" w:rsidR="00703490" w:rsidRPr="00DF1B95" w:rsidRDefault="00703490" w:rsidP="00703490">
      <w:pPr>
        <w:rPr>
          <w:sz w:val="32"/>
          <w:szCs w:val="32"/>
        </w:rPr>
      </w:pPr>
    </w:p>
    <w:p w14:paraId="185A488B" w14:textId="77777777" w:rsidR="00703490" w:rsidRDefault="00703490" w:rsidP="00703490">
      <w:pPr>
        <w:rPr>
          <w:rFonts w:ascii="Times New Roman" w:eastAsia="Times New Roman" w:hAnsi="Times New Roman" w:cs="Times New Roman"/>
          <w:b/>
          <w:i/>
          <w:sz w:val="24"/>
          <w:szCs w:val="24"/>
        </w:rPr>
      </w:pPr>
      <w:r w:rsidRPr="00073D6E">
        <w:rPr>
          <w:noProof/>
        </w:rPr>
        <w:drawing>
          <wp:anchor distT="0" distB="0" distL="114300" distR="114300" simplePos="0" relativeHeight="251665408" behindDoc="0" locked="0" layoutInCell="1" allowOverlap="1" wp14:anchorId="668B547D" wp14:editId="0A351EDF">
            <wp:simplePos x="0" y="0"/>
            <wp:positionH relativeFrom="margin">
              <wp:align>right</wp:align>
            </wp:positionH>
            <wp:positionV relativeFrom="paragraph">
              <wp:posOffset>338455</wp:posOffset>
            </wp:positionV>
            <wp:extent cx="5943600" cy="2877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14:sizeRelH relativeFrom="page">
              <wp14:pctWidth>0</wp14:pctWidth>
            </wp14:sizeRelH>
            <wp14:sizeRelV relativeFrom="page">
              <wp14:pctHeight>0</wp14:pctHeight>
            </wp14:sizeRelV>
          </wp:anchor>
        </w:drawing>
      </w:r>
    </w:p>
    <w:p w14:paraId="511126EE" w14:textId="77777777" w:rsidR="00703490" w:rsidRDefault="00703490" w:rsidP="00703490">
      <w:pPr>
        <w:rPr>
          <w:rFonts w:ascii="Times New Roman" w:eastAsia="Times New Roman" w:hAnsi="Times New Roman" w:cs="Times New Roman"/>
          <w:b/>
          <w:bCs/>
          <w:sz w:val="24"/>
          <w:szCs w:val="24"/>
        </w:rPr>
        <w:sectPr w:rsidR="00703490">
          <w:headerReference w:type="default" r:id="rId17"/>
          <w:footerReference w:type="default" r:id="rId18"/>
          <w:pgSz w:w="12240" w:h="15840"/>
          <w:pgMar w:top="1440" w:right="1440" w:bottom="1440" w:left="1440" w:header="720" w:footer="720" w:gutter="0"/>
          <w:cols w:space="720"/>
          <w:docGrid w:linePitch="360"/>
        </w:sectPr>
      </w:pPr>
    </w:p>
    <w:p w14:paraId="63B4F3BE" w14:textId="78A445A8" w:rsidR="00703490" w:rsidRPr="00156DF8" w:rsidRDefault="00703490" w:rsidP="00156DF8">
      <w:pPr>
        <w:jc w:val="center"/>
        <w:rPr>
          <w:rFonts w:ascii="Times New Roman" w:eastAsia="Times New Roman" w:hAnsi="Times New Roman" w:cs="Times New Roman"/>
          <w:b/>
          <w:bCs/>
          <w:i/>
          <w:iCs/>
          <w:sz w:val="28"/>
          <w:szCs w:val="28"/>
        </w:rPr>
      </w:pPr>
      <w:r w:rsidRPr="00156DF8">
        <w:rPr>
          <w:rFonts w:ascii="Times New Roman" w:eastAsia="Times New Roman" w:hAnsi="Times New Roman" w:cs="Times New Roman"/>
          <w:b/>
          <w:bCs/>
          <w:i/>
          <w:iCs/>
          <w:sz w:val="28"/>
          <w:szCs w:val="28"/>
        </w:rPr>
        <w:lastRenderedPageBreak/>
        <w:t>3.1 Final Class Diagram</w:t>
      </w:r>
    </w:p>
    <w:p w14:paraId="2FF7B2E4" w14:textId="77777777" w:rsidR="00703490" w:rsidRPr="0061298B" w:rsidRDefault="00703490" w:rsidP="00703490">
      <w:pPr>
        <w:ind w:firstLine="720"/>
        <w:rPr>
          <w:rFonts w:ascii="Calibri" w:eastAsia="Calibri" w:hAnsi="Calibri" w:cs="Calibri"/>
        </w:rPr>
      </w:pPr>
      <w:r w:rsidRPr="350CA45E">
        <w:rPr>
          <w:rFonts w:ascii="Calibri" w:eastAsia="Calibri" w:hAnsi="Calibri" w:cs="Calibri"/>
        </w:rPr>
        <w:t xml:space="preserve">The final class diagram is slightly different with the initial one. Firstly, the </w:t>
      </w:r>
      <w:proofErr w:type="spellStart"/>
      <w:r w:rsidRPr="350CA45E">
        <w:rPr>
          <w:rFonts w:ascii="Calibri" w:eastAsia="Calibri" w:hAnsi="Calibri" w:cs="Calibri"/>
        </w:rPr>
        <w:t>DBConnection</w:t>
      </w:r>
      <w:proofErr w:type="spellEnd"/>
      <w:r w:rsidRPr="350CA45E">
        <w:rPr>
          <w:rFonts w:ascii="Calibri" w:eastAsia="Calibri" w:hAnsi="Calibri" w:cs="Calibri"/>
        </w:rPr>
        <w:t xml:space="preserve"> class has been deleted in the diagram because we found that there is no need to put the </w:t>
      </w:r>
      <w:proofErr w:type="spellStart"/>
      <w:r w:rsidRPr="350CA45E">
        <w:rPr>
          <w:rFonts w:ascii="Calibri" w:eastAsia="Calibri" w:hAnsi="Calibri" w:cs="Calibri"/>
        </w:rPr>
        <w:t>DBConnection</w:t>
      </w:r>
      <w:proofErr w:type="spellEnd"/>
      <w:r w:rsidRPr="350CA45E">
        <w:rPr>
          <w:rFonts w:ascii="Calibri" w:eastAsia="Calibri" w:hAnsi="Calibri" w:cs="Calibri"/>
        </w:rPr>
        <w:t xml:space="preserve"> class in the class diagram. Secondly, two new classes are added </w:t>
      </w:r>
      <w:proofErr w:type="gramStart"/>
      <w:r w:rsidRPr="350CA45E">
        <w:rPr>
          <w:rFonts w:ascii="Calibri" w:eastAsia="Calibri" w:hAnsi="Calibri" w:cs="Calibri"/>
        </w:rPr>
        <w:t>in to</w:t>
      </w:r>
      <w:proofErr w:type="gramEnd"/>
      <w:r w:rsidRPr="350CA45E">
        <w:rPr>
          <w:rFonts w:ascii="Calibri" w:eastAsia="Calibri" w:hAnsi="Calibri" w:cs="Calibri"/>
        </w:rPr>
        <w:t xml:space="preserve"> the diagram: Job class and Calendar diagram. The Job class is used to contain the </w:t>
      </w:r>
      <w:proofErr w:type="spellStart"/>
      <w:proofErr w:type="gramStart"/>
      <w:r w:rsidRPr="350CA45E">
        <w:rPr>
          <w:rFonts w:ascii="Calibri" w:eastAsia="Calibri" w:hAnsi="Calibri" w:cs="Calibri"/>
        </w:rPr>
        <w:t>Addjob</w:t>
      </w:r>
      <w:proofErr w:type="spellEnd"/>
      <w:r w:rsidRPr="350CA45E">
        <w:rPr>
          <w:rFonts w:ascii="Calibri" w:eastAsia="Calibri" w:hAnsi="Calibri" w:cs="Calibri"/>
        </w:rPr>
        <w:t>(</w:t>
      </w:r>
      <w:proofErr w:type="gramEnd"/>
      <w:r w:rsidRPr="350CA45E">
        <w:rPr>
          <w:rFonts w:ascii="Calibri" w:eastAsia="Calibri" w:hAnsi="Calibri" w:cs="Calibri"/>
        </w:rPr>
        <w:t xml:space="preserve">), </w:t>
      </w:r>
      <w:proofErr w:type="spellStart"/>
      <w:r w:rsidRPr="350CA45E">
        <w:rPr>
          <w:rFonts w:ascii="Calibri" w:eastAsia="Calibri" w:hAnsi="Calibri" w:cs="Calibri"/>
        </w:rPr>
        <w:t>searchjob</w:t>
      </w:r>
      <w:proofErr w:type="spellEnd"/>
      <w:r w:rsidRPr="350CA45E">
        <w:rPr>
          <w:rFonts w:ascii="Calibri" w:eastAsia="Calibri" w:hAnsi="Calibri" w:cs="Calibri"/>
        </w:rPr>
        <w:t xml:space="preserve">(), </w:t>
      </w:r>
      <w:proofErr w:type="spellStart"/>
      <w:r w:rsidRPr="350CA45E">
        <w:rPr>
          <w:rFonts w:ascii="Calibri" w:eastAsia="Calibri" w:hAnsi="Calibri" w:cs="Calibri"/>
        </w:rPr>
        <w:t>deletejob</w:t>
      </w:r>
      <w:proofErr w:type="spellEnd"/>
      <w:r w:rsidRPr="350CA45E">
        <w:rPr>
          <w:rFonts w:ascii="Calibri" w:eastAsia="Calibri" w:hAnsi="Calibri" w:cs="Calibri"/>
        </w:rPr>
        <w:t xml:space="preserve">(), </w:t>
      </w:r>
      <w:proofErr w:type="spellStart"/>
      <w:r w:rsidRPr="350CA45E">
        <w:rPr>
          <w:rFonts w:ascii="Calibri" w:eastAsia="Calibri" w:hAnsi="Calibri" w:cs="Calibri"/>
        </w:rPr>
        <w:t>updatejob</w:t>
      </w:r>
      <w:proofErr w:type="spellEnd"/>
      <w:r w:rsidRPr="350CA45E">
        <w:rPr>
          <w:rFonts w:ascii="Calibri" w:eastAsia="Calibri" w:hAnsi="Calibri" w:cs="Calibri"/>
        </w:rPr>
        <w:t>() methods and all the job details. The Calendar class is used to connect the interviewer class and Candidate class. It can be used to show which interviewee is responsible for a which candidate in the interview process.</w:t>
      </w:r>
    </w:p>
    <w:p w14:paraId="4C9699C3" w14:textId="3F61FD4C" w:rsidR="00703490" w:rsidRDefault="00DF7782" w:rsidP="00703490">
      <w:pPr>
        <w:jc w:val="center"/>
      </w:pPr>
      <w:r>
        <w:rPr>
          <w:noProof/>
        </w:rPr>
        <w:drawing>
          <wp:inline distT="0" distB="0" distL="0" distR="0" wp14:anchorId="37A331A9" wp14:editId="0C67F633">
            <wp:extent cx="5003800" cy="49231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9402" cy="4928667"/>
                    </a:xfrm>
                    <a:prstGeom prst="rect">
                      <a:avLst/>
                    </a:prstGeom>
                    <a:noFill/>
                    <a:ln>
                      <a:noFill/>
                    </a:ln>
                  </pic:spPr>
                </pic:pic>
              </a:graphicData>
            </a:graphic>
          </wp:inline>
        </w:drawing>
      </w:r>
    </w:p>
    <w:p w14:paraId="31BD4700" w14:textId="77777777" w:rsidR="00703490" w:rsidRDefault="00703490" w:rsidP="00703490">
      <w:pPr>
        <w:rPr>
          <w:rFonts w:ascii="Times New Roman" w:eastAsia="Times New Roman" w:hAnsi="Times New Roman" w:cs="Times New Roman"/>
          <w:b/>
          <w:bCs/>
          <w:sz w:val="24"/>
          <w:szCs w:val="24"/>
        </w:rPr>
      </w:pPr>
    </w:p>
    <w:p w14:paraId="30EF88A4" w14:textId="38861C49" w:rsidR="00703490" w:rsidRPr="00156DF8" w:rsidRDefault="00703490" w:rsidP="00156DF8">
      <w:pPr>
        <w:jc w:val="center"/>
        <w:rPr>
          <w:rFonts w:ascii="Times New Roman" w:eastAsia="Times New Roman" w:hAnsi="Times New Roman" w:cs="Times New Roman"/>
          <w:b/>
          <w:bCs/>
          <w:i/>
          <w:iCs/>
          <w:sz w:val="28"/>
          <w:szCs w:val="28"/>
        </w:rPr>
      </w:pPr>
      <w:r w:rsidRPr="00156DF8">
        <w:rPr>
          <w:rFonts w:ascii="Times New Roman" w:eastAsia="Times New Roman" w:hAnsi="Times New Roman" w:cs="Times New Roman"/>
          <w:b/>
          <w:bCs/>
          <w:i/>
          <w:iCs/>
          <w:sz w:val="28"/>
          <w:szCs w:val="28"/>
        </w:rPr>
        <w:t>3.2 Package Diagram</w:t>
      </w:r>
    </w:p>
    <w:p w14:paraId="7059D45E" w14:textId="77777777" w:rsid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package diagram is show below.</w:t>
      </w:r>
    </w:p>
    <w:p w14:paraId="4134FD5B" w14:textId="77777777" w:rsid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class with HR class, Interviewer class, and Candidate is packaged together to be the Account Package.</w:t>
      </w:r>
    </w:p>
    <w:p w14:paraId="28E8526B" w14:textId="77777777" w:rsid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class, Job class, Calendar class, Position class, Status class, and Interview class is packaged together to be the Application Tracking Package.</w:t>
      </w:r>
    </w:p>
    <w:p w14:paraId="73AE9BD9" w14:textId="4483A83C" w:rsid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anchor distT="0" distB="0" distL="114300" distR="114300" simplePos="0" relativeHeight="251667456" behindDoc="0" locked="0" layoutInCell="1" allowOverlap="1" wp14:anchorId="0931027E" wp14:editId="0FE3FC5C">
            <wp:simplePos x="0" y="0"/>
            <wp:positionH relativeFrom="margin">
              <wp:align>left</wp:align>
            </wp:positionH>
            <wp:positionV relativeFrom="paragraph">
              <wp:posOffset>232410</wp:posOffset>
            </wp:positionV>
            <wp:extent cx="8945880" cy="396621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45880" cy="3966210"/>
                    </a:xfrm>
                    <a:prstGeom prst="rect">
                      <a:avLst/>
                    </a:prstGeom>
                    <a:noFill/>
                  </pic:spPr>
                </pic:pic>
              </a:graphicData>
            </a:graphic>
            <wp14:sizeRelH relativeFrom="page">
              <wp14:pctWidth>0</wp14:pctWidth>
            </wp14:sizeRelH>
            <wp14:sizeRelV relativeFrom="page">
              <wp14:pctHeight>0</wp14:pctHeight>
            </wp14:sizeRelV>
          </wp:anchor>
        </w:drawing>
      </w:r>
    </w:p>
    <w:p w14:paraId="42E996A3" w14:textId="77777777" w:rsidR="00156DF8" w:rsidRDefault="00156DF8" w:rsidP="00703490">
      <w:pPr>
        <w:rPr>
          <w:rFonts w:ascii="Times New Roman" w:eastAsia="Times New Roman" w:hAnsi="Times New Roman" w:cs="Times New Roman"/>
          <w:b/>
          <w:bCs/>
          <w:sz w:val="24"/>
          <w:szCs w:val="24"/>
        </w:rPr>
      </w:pPr>
    </w:p>
    <w:p w14:paraId="380703C0" w14:textId="0BF7F7C9" w:rsidR="00703490" w:rsidRPr="00156DF8" w:rsidRDefault="00703490" w:rsidP="00156DF8">
      <w:pPr>
        <w:jc w:val="center"/>
        <w:rPr>
          <w:rFonts w:ascii="Times New Roman" w:eastAsia="Times New Roman" w:hAnsi="Times New Roman" w:cs="Times New Roman"/>
          <w:b/>
          <w:bCs/>
          <w:i/>
          <w:iCs/>
          <w:sz w:val="28"/>
          <w:szCs w:val="28"/>
        </w:rPr>
      </w:pPr>
      <w:r w:rsidRPr="00156DF8">
        <w:rPr>
          <w:rFonts w:ascii="Times New Roman" w:eastAsia="Times New Roman" w:hAnsi="Times New Roman" w:cs="Times New Roman"/>
          <w:b/>
          <w:bCs/>
          <w:i/>
          <w:iCs/>
          <w:sz w:val="28"/>
          <w:szCs w:val="28"/>
        </w:rPr>
        <w:lastRenderedPageBreak/>
        <w:t>3.3 Database Design</w:t>
      </w:r>
    </w:p>
    <w:p w14:paraId="0027BACA" w14:textId="77777777" w:rsidR="00703490" w:rsidRPr="00D35847" w:rsidRDefault="00703490" w:rsidP="00703490">
      <w:pPr>
        <w:ind w:firstLine="720"/>
        <w:rPr>
          <w:rFonts w:ascii="Times New Roman" w:eastAsia="Times New Roman" w:hAnsi="Times New Roman" w:cs="Times New Roman"/>
          <w:b/>
          <w:bCs/>
          <w:sz w:val="24"/>
          <w:szCs w:val="24"/>
        </w:rPr>
      </w:pPr>
      <w:r w:rsidRPr="7F51663F">
        <w:rPr>
          <w:rFonts w:ascii="Times New Roman" w:eastAsia="Times New Roman" w:hAnsi="Times New Roman" w:cs="Times New Roman"/>
          <w:sz w:val="24"/>
          <w:szCs w:val="24"/>
        </w:rPr>
        <w:t xml:space="preserve">The database design for the system is presented below. There are multiple tables in the database. The user, role, and </w:t>
      </w:r>
      <w:proofErr w:type="spellStart"/>
      <w:r w:rsidRPr="7F51663F">
        <w:rPr>
          <w:rFonts w:ascii="Times New Roman" w:eastAsia="Times New Roman" w:hAnsi="Times New Roman" w:cs="Times New Roman"/>
          <w:sz w:val="24"/>
          <w:szCs w:val="24"/>
        </w:rPr>
        <w:t>role_user</w:t>
      </w:r>
      <w:proofErr w:type="spellEnd"/>
      <w:r w:rsidRPr="7F51663F">
        <w:rPr>
          <w:rFonts w:ascii="Times New Roman" w:eastAsia="Times New Roman" w:hAnsi="Times New Roman" w:cs="Times New Roman"/>
          <w:sz w:val="24"/>
          <w:szCs w:val="24"/>
        </w:rPr>
        <w:t xml:space="preserve"> table contains each user's credentials and clearance. The tables – job, </w:t>
      </w:r>
      <w:proofErr w:type="spellStart"/>
      <w:r w:rsidRPr="7F51663F">
        <w:rPr>
          <w:rFonts w:ascii="Times New Roman" w:eastAsia="Times New Roman" w:hAnsi="Times New Roman" w:cs="Times New Roman"/>
          <w:sz w:val="24"/>
          <w:szCs w:val="24"/>
        </w:rPr>
        <w:t>job_category</w:t>
      </w:r>
      <w:proofErr w:type="spellEnd"/>
      <w:r w:rsidRPr="7F51663F">
        <w:rPr>
          <w:rFonts w:ascii="Times New Roman" w:eastAsia="Times New Roman" w:hAnsi="Times New Roman" w:cs="Times New Roman"/>
          <w:sz w:val="24"/>
          <w:szCs w:val="24"/>
        </w:rPr>
        <w:t xml:space="preserve">, </w:t>
      </w:r>
      <w:proofErr w:type="spellStart"/>
      <w:r w:rsidRPr="7F51663F">
        <w:rPr>
          <w:rFonts w:ascii="Times New Roman" w:eastAsia="Times New Roman" w:hAnsi="Times New Roman" w:cs="Times New Roman"/>
          <w:sz w:val="24"/>
          <w:szCs w:val="24"/>
        </w:rPr>
        <w:t>job_</w:t>
      </w:r>
      <w:proofErr w:type="gramStart"/>
      <w:r w:rsidRPr="7F51663F">
        <w:rPr>
          <w:rFonts w:ascii="Times New Roman" w:eastAsia="Times New Roman" w:hAnsi="Times New Roman" w:cs="Times New Roman"/>
          <w:sz w:val="24"/>
          <w:szCs w:val="24"/>
        </w:rPr>
        <w:t>platform,job</w:t>
      </w:r>
      <w:proofErr w:type="gramEnd"/>
      <w:r w:rsidRPr="7F51663F">
        <w:rPr>
          <w:rFonts w:ascii="Times New Roman" w:eastAsia="Times New Roman" w:hAnsi="Times New Roman" w:cs="Times New Roman"/>
          <w:sz w:val="24"/>
          <w:szCs w:val="24"/>
        </w:rPr>
        <w:t>_positions</w:t>
      </w:r>
      <w:proofErr w:type="spellEnd"/>
      <w:r w:rsidRPr="7F51663F">
        <w:rPr>
          <w:rFonts w:ascii="Times New Roman" w:eastAsia="Times New Roman" w:hAnsi="Times New Roman" w:cs="Times New Roman"/>
          <w:sz w:val="24"/>
          <w:szCs w:val="24"/>
        </w:rPr>
        <w:t xml:space="preserve">, and organization contain details about job position in detail. Tables: applicant, application, </w:t>
      </w:r>
      <w:proofErr w:type="spellStart"/>
      <w:r w:rsidRPr="7F51663F">
        <w:rPr>
          <w:rFonts w:ascii="Times New Roman" w:eastAsia="Times New Roman" w:hAnsi="Times New Roman" w:cs="Times New Roman"/>
          <w:sz w:val="24"/>
          <w:szCs w:val="24"/>
        </w:rPr>
        <w:t>application_document</w:t>
      </w:r>
      <w:proofErr w:type="spellEnd"/>
      <w:r w:rsidRPr="7F51663F">
        <w:rPr>
          <w:rFonts w:ascii="Times New Roman" w:eastAsia="Times New Roman" w:hAnsi="Times New Roman" w:cs="Times New Roman"/>
          <w:sz w:val="24"/>
          <w:szCs w:val="24"/>
        </w:rPr>
        <w:t>, and document contain applicant and application details. The other remaining part of database tables are for initial screening, interviews, notes, and application status.</w:t>
      </w:r>
    </w:p>
    <w:p w14:paraId="0F35894A" w14:textId="178E1E4E" w:rsidR="00703490" w:rsidRPr="001F2143" w:rsidRDefault="00703490" w:rsidP="00703490">
      <w:pPr>
        <w:jc w:val="center"/>
        <w:rPr>
          <w:rFonts w:ascii="Times New Roman" w:eastAsia="Times New Roman" w:hAnsi="Times New Roman" w:cs="Times New Roman"/>
          <w:sz w:val="24"/>
          <w:szCs w:val="24"/>
        </w:rPr>
      </w:pPr>
      <w:r>
        <w:rPr>
          <w:noProof/>
        </w:rPr>
        <w:drawing>
          <wp:inline distT="0" distB="0" distL="0" distR="0" wp14:anchorId="015C89D7" wp14:editId="563C7305">
            <wp:extent cx="6865620" cy="49606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5919" cy="4960836"/>
                    </a:xfrm>
                    <a:prstGeom prst="rect">
                      <a:avLst/>
                    </a:prstGeom>
                    <a:noFill/>
                    <a:ln>
                      <a:noFill/>
                    </a:ln>
                  </pic:spPr>
                </pic:pic>
              </a:graphicData>
            </a:graphic>
          </wp:inline>
        </w:drawing>
      </w:r>
    </w:p>
    <w:p w14:paraId="28C05E46" w14:textId="41B1E9ED" w:rsidR="00703490" w:rsidRPr="00156DF8" w:rsidRDefault="00703490" w:rsidP="00156DF8">
      <w:pPr>
        <w:jc w:val="center"/>
        <w:rPr>
          <w:rFonts w:ascii="Times New Roman" w:eastAsia="Times New Roman" w:hAnsi="Times New Roman" w:cs="Times New Roman"/>
          <w:b/>
          <w:bCs/>
          <w:i/>
          <w:iCs/>
          <w:sz w:val="28"/>
          <w:szCs w:val="28"/>
        </w:rPr>
      </w:pPr>
      <w:r w:rsidRPr="00156DF8">
        <w:rPr>
          <w:rFonts w:ascii="Times New Roman" w:eastAsia="Times New Roman" w:hAnsi="Times New Roman" w:cs="Times New Roman"/>
          <w:b/>
          <w:bCs/>
          <w:i/>
          <w:iCs/>
          <w:sz w:val="28"/>
          <w:szCs w:val="28"/>
        </w:rPr>
        <w:lastRenderedPageBreak/>
        <w:t>3.4 Data access and manipulation design</w:t>
      </w:r>
    </w:p>
    <w:p w14:paraId="76ED6CD6" w14:textId="77777777" w:rsid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access and manipulation design show the relationship between classes and databases.</w:t>
      </w:r>
    </w:p>
    <w:p w14:paraId="16F16C34" w14:textId="4EF93300" w:rsidR="6AEE4ABC" w:rsidRPr="00703490" w:rsidRDefault="00703490" w:rsidP="007034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2544D196" wp14:editId="17B67D7F">
            <wp:simplePos x="0" y="0"/>
            <wp:positionH relativeFrom="margin">
              <wp:posOffset>373380</wp:posOffset>
            </wp:positionH>
            <wp:positionV relativeFrom="paragraph">
              <wp:posOffset>532765</wp:posOffset>
            </wp:positionV>
            <wp:extent cx="8503920" cy="4942840"/>
            <wp:effectExtent l="0" t="0" r="0" b="0"/>
            <wp:wrapTopAndBottom/>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mao.png"/>
                    <pic:cNvPicPr/>
                  </pic:nvPicPr>
                  <pic:blipFill>
                    <a:blip r:embed="rId22">
                      <a:extLst>
                        <a:ext uri="{28A0092B-C50C-407E-A947-70E740481C1C}">
                          <a14:useLocalDpi xmlns:a14="http://schemas.microsoft.com/office/drawing/2010/main" val="0"/>
                        </a:ext>
                      </a:extLst>
                    </a:blip>
                    <a:stretch>
                      <a:fillRect/>
                    </a:stretch>
                  </pic:blipFill>
                  <pic:spPr>
                    <a:xfrm>
                      <a:off x="0" y="0"/>
                      <a:ext cx="8503920" cy="4942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Classes use DAM class to connect to the database. The line pointed from database to class shows the corresponding relationship between classes and databases. </w:t>
      </w:r>
    </w:p>
    <w:sectPr w:rsidR="6AEE4ABC" w:rsidRPr="00703490" w:rsidSect="0070349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DCAC9" w14:textId="77777777" w:rsidR="00740F2E" w:rsidRDefault="00740F2E">
      <w:pPr>
        <w:spacing w:after="0" w:line="240" w:lineRule="auto"/>
      </w:pPr>
      <w:r>
        <w:separator/>
      </w:r>
    </w:p>
  </w:endnote>
  <w:endnote w:type="continuationSeparator" w:id="0">
    <w:p w14:paraId="4C62ECA6" w14:textId="77777777" w:rsidR="00740F2E" w:rsidRDefault="00740F2E">
      <w:pPr>
        <w:spacing w:after="0" w:line="240" w:lineRule="auto"/>
      </w:pPr>
      <w:r>
        <w:continuationSeparator/>
      </w:r>
    </w:p>
  </w:endnote>
  <w:endnote w:type="continuationNotice" w:id="1">
    <w:p w14:paraId="27419B81" w14:textId="77777777" w:rsidR="00740F2E" w:rsidRDefault="00740F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5C18A42" w14:paraId="4AF1677F" w14:textId="77777777" w:rsidTr="45C18A42">
      <w:tc>
        <w:tcPr>
          <w:tcW w:w="3120" w:type="dxa"/>
        </w:tcPr>
        <w:p w14:paraId="1A90EBE8" w14:textId="4FA8283F" w:rsidR="45C18A42" w:rsidRDefault="45C18A42" w:rsidP="45C18A42">
          <w:pPr>
            <w:pStyle w:val="Header"/>
            <w:ind w:left="-115"/>
          </w:pPr>
        </w:p>
      </w:tc>
      <w:tc>
        <w:tcPr>
          <w:tcW w:w="3120" w:type="dxa"/>
        </w:tcPr>
        <w:p w14:paraId="660089C1" w14:textId="23C5521A" w:rsidR="45C18A42" w:rsidRDefault="45C18A42" w:rsidP="45C18A42">
          <w:pPr>
            <w:pStyle w:val="Header"/>
            <w:jc w:val="center"/>
          </w:pPr>
        </w:p>
      </w:tc>
      <w:tc>
        <w:tcPr>
          <w:tcW w:w="3120" w:type="dxa"/>
        </w:tcPr>
        <w:p w14:paraId="0C568477" w14:textId="0DC33CD8" w:rsidR="45C18A42" w:rsidRDefault="45C18A42" w:rsidP="45C18A42">
          <w:pPr>
            <w:pStyle w:val="Header"/>
            <w:ind w:right="-115"/>
            <w:jc w:val="right"/>
          </w:pPr>
        </w:p>
      </w:tc>
    </w:tr>
  </w:tbl>
  <w:p w14:paraId="05D83E8D" w14:textId="1BB320A1" w:rsidR="45C18A42" w:rsidRDefault="45C18A42" w:rsidP="45C18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2BA07" w14:textId="77777777" w:rsidR="00740F2E" w:rsidRDefault="00740F2E">
      <w:pPr>
        <w:spacing w:after="0" w:line="240" w:lineRule="auto"/>
      </w:pPr>
      <w:r>
        <w:separator/>
      </w:r>
    </w:p>
  </w:footnote>
  <w:footnote w:type="continuationSeparator" w:id="0">
    <w:p w14:paraId="79B1522C" w14:textId="77777777" w:rsidR="00740F2E" w:rsidRDefault="00740F2E">
      <w:pPr>
        <w:spacing w:after="0" w:line="240" w:lineRule="auto"/>
      </w:pPr>
      <w:r>
        <w:continuationSeparator/>
      </w:r>
    </w:p>
  </w:footnote>
  <w:footnote w:type="continuationNotice" w:id="1">
    <w:p w14:paraId="7EFB4C5E" w14:textId="77777777" w:rsidR="00740F2E" w:rsidRDefault="00740F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748133"/>
      <w:docPartObj>
        <w:docPartGallery w:val="Page Numbers (Top of Page)"/>
        <w:docPartUnique/>
      </w:docPartObj>
    </w:sdtPr>
    <w:sdtEndPr>
      <w:rPr>
        <w:noProof/>
      </w:rPr>
    </w:sdtEndPr>
    <w:sdtContent>
      <w:p w14:paraId="41FDDC7B" w14:textId="7930F2C1" w:rsidR="00156DF8" w:rsidRDefault="00156DF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7D2BCA" w14:textId="56EE5FBD" w:rsidR="45C18A42" w:rsidRDefault="45C18A42" w:rsidP="45C18A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52B1E"/>
    <w:multiLevelType w:val="hybridMultilevel"/>
    <w:tmpl w:val="C758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44752"/>
    <w:multiLevelType w:val="hybridMultilevel"/>
    <w:tmpl w:val="CDAE4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740C8"/>
    <w:multiLevelType w:val="hybridMultilevel"/>
    <w:tmpl w:val="1890B758"/>
    <w:lvl w:ilvl="0" w:tplc="38E07742">
      <w:start w:val="1"/>
      <w:numFmt w:val="upperRoman"/>
      <w:lvlText w:val="%1)"/>
      <w:lvlJc w:val="right"/>
      <w:pPr>
        <w:ind w:left="720" w:hanging="360"/>
      </w:pPr>
    </w:lvl>
    <w:lvl w:ilvl="1" w:tplc="C2864A72">
      <w:start w:val="1"/>
      <w:numFmt w:val="lowerLetter"/>
      <w:lvlText w:val="%2."/>
      <w:lvlJc w:val="left"/>
      <w:pPr>
        <w:ind w:left="1440" w:hanging="360"/>
      </w:pPr>
    </w:lvl>
    <w:lvl w:ilvl="2" w:tplc="84C8806A">
      <w:start w:val="1"/>
      <w:numFmt w:val="lowerRoman"/>
      <w:lvlText w:val="%3."/>
      <w:lvlJc w:val="right"/>
      <w:pPr>
        <w:ind w:left="2160" w:hanging="180"/>
      </w:pPr>
    </w:lvl>
    <w:lvl w:ilvl="3" w:tplc="DCC045AE">
      <w:start w:val="1"/>
      <w:numFmt w:val="decimal"/>
      <w:lvlText w:val="%4."/>
      <w:lvlJc w:val="left"/>
      <w:pPr>
        <w:ind w:left="2880" w:hanging="360"/>
      </w:pPr>
    </w:lvl>
    <w:lvl w:ilvl="4" w:tplc="9D2059DE">
      <w:start w:val="1"/>
      <w:numFmt w:val="lowerLetter"/>
      <w:lvlText w:val="%5."/>
      <w:lvlJc w:val="left"/>
      <w:pPr>
        <w:ind w:left="3600" w:hanging="360"/>
      </w:pPr>
    </w:lvl>
    <w:lvl w:ilvl="5" w:tplc="25B637C0">
      <w:start w:val="1"/>
      <w:numFmt w:val="lowerRoman"/>
      <w:lvlText w:val="%6."/>
      <w:lvlJc w:val="right"/>
      <w:pPr>
        <w:ind w:left="4320" w:hanging="180"/>
      </w:pPr>
    </w:lvl>
    <w:lvl w:ilvl="6" w:tplc="21CAC73C">
      <w:start w:val="1"/>
      <w:numFmt w:val="decimal"/>
      <w:lvlText w:val="%7."/>
      <w:lvlJc w:val="left"/>
      <w:pPr>
        <w:ind w:left="5040" w:hanging="360"/>
      </w:pPr>
    </w:lvl>
    <w:lvl w:ilvl="7" w:tplc="E0665320">
      <w:start w:val="1"/>
      <w:numFmt w:val="lowerLetter"/>
      <w:lvlText w:val="%8."/>
      <w:lvlJc w:val="left"/>
      <w:pPr>
        <w:ind w:left="5760" w:hanging="360"/>
      </w:pPr>
    </w:lvl>
    <w:lvl w:ilvl="8" w:tplc="6896E236">
      <w:start w:val="1"/>
      <w:numFmt w:val="lowerRoman"/>
      <w:lvlText w:val="%9."/>
      <w:lvlJc w:val="right"/>
      <w:pPr>
        <w:ind w:left="6480" w:hanging="180"/>
      </w:pPr>
    </w:lvl>
  </w:abstractNum>
  <w:abstractNum w:abstractNumId="3" w15:restartNumberingAfterBreak="0">
    <w:nsid w:val="07422DDF"/>
    <w:multiLevelType w:val="hybridMultilevel"/>
    <w:tmpl w:val="5DDC1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A175F"/>
    <w:multiLevelType w:val="hybridMultilevel"/>
    <w:tmpl w:val="C0EEE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B7673"/>
    <w:multiLevelType w:val="hybridMultilevel"/>
    <w:tmpl w:val="F05C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5604F"/>
    <w:multiLevelType w:val="hybridMultilevel"/>
    <w:tmpl w:val="FFFFFFFF"/>
    <w:lvl w:ilvl="0" w:tplc="E8D02B16">
      <w:start w:val="1"/>
      <w:numFmt w:val="bullet"/>
      <w:lvlText w:val=""/>
      <w:lvlJc w:val="left"/>
      <w:pPr>
        <w:ind w:left="720" w:hanging="360"/>
      </w:pPr>
      <w:rPr>
        <w:rFonts w:ascii="Symbol" w:hAnsi="Symbol" w:hint="default"/>
      </w:rPr>
    </w:lvl>
    <w:lvl w:ilvl="1" w:tplc="5E288C94">
      <w:start w:val="1"/>
      <w:numFmt w:val="bullet"/>
      <w:lvlText w:val="o"/>
      <w:lvlJc w:val="left"/>
      <w:pPr>
        <w:ind w:left="1440" w:hanging="360"/>
      </w:pPr>
      <w:rPr>
        <w:rFonts w:ascii="Courier New" w:hAnsi="Courier New" w:hint="default"/>
      </w:rPr>
    </w:lvl>
    <w:lvl w:ilvl="2" w:tplc="81D43566">
      <w:start w:val="1"/>
      <w:numFmt w:val="bullet"/>
      <w:lvlText w:val=""/>
      <w:lvlJc w:val="left"/>
      <w:pPr>
        <w:ind w:left="2160" w:hanging="360"/>
      </w:pPr>
      <w:rPr>
        <w:rFonts w:ascii="Wingdings" w:hAnsi="Wingdings" w:hint="default"/>
      </w:rPr>
    </w:lvl>
    <w:lvl w:ilvl="3" w:tplc="E198352E">
      <w:start w:val="1"/>
      <w:numFmt w:val="bullet"/>
      <w:lvlText w:val=""/>
      <w:lvlJc w:val="left"/>
      <w:pPr>
        <w:ind w:left="2880" w:hanging="360"/>
      </w:pPr>
      <w:rPr>
        <w:rFonts w:ascii="Symbol" w:hAnsi="Symbol" w:hint="default"/>
      </w:rPr>
    </w:lvl>
    <w:lvl w:ilvl="4" w:tplc="9C2E1668">
      <w:start w:val="1"/>
      <w:numFmt w:val="bullet"/>
      <w:lvlText w:val="o"/>
      <w:lvlJc w:val="left"/>
      <w:pPr>
        <w:ind w:left="3600" w:hanging="360"/>
      </w:pPr>
      <w:rPr>
        <w:rFonts w:ascii="Courier New" w:hAnsi="Courier New" w:hint="default"/>
      </w:rPr>
    </w:lvl>
    <w:lvl w:ilvl="5" w:tplc="E47E47DA">
      <w:start w:val="1"/>
      <w:numFmt w:val="bullet"/>
      <w:lvlText w:val=""/>
      <w:lvlJc w:val="left"/>
      <w:pPr>
        <w:ind w:left="4320" w:hanging="360"/>
      </w:pPr>
      <w:rPr>
        <w:rFonts w:ascii="Wingdings" w:hAnsi="Wingdings" w:hint="default"/>
      </w:rPr>
    </w:lvl>
    <w:lvl w:ilvl="6" w:tplc="D6C6E442">
      <w:start w:val="1"/>
      <w:numFmt w:val="bullet"/>
      <w:lvlText w:val=""/>
      <w:lvlJc w:val="left"/>
      <w:pPr>
        <w:ind w:left="5040" w:hanging="360"/>
      </w:pPr>
      <w:rPr>
        <w:rFonts w:ascii="Symbol" w:hAnsi="Symbol" w:hint="default"/>
      </w:rPr>
    </w:lvl>
    <w:lvl w:ilvl="7" w:tplc="54FCE1DC">
      <w:start w:val="1"/>
      <w:numFmt w:val="bullet"/>
      <w:lvlText w:val="o"/>
      <w:lvlJc w:val="left"/>
      <w:pPr>
        <w:ind w:left="5760" w:hanging="360"/>
      </w:pPr>
      <w:rPr>
        <w:rFonts w:ascii="Courier New" w:hAnsi="Courier New" w:hint="default"/>
      </w:rPr>
    </w:lvl>
    <w:lvl w:ilvl="8" w:tplc="61D0F2F2">
      <w:start w:val="1"/>
      <w:numFmt w:val="bullet"/>
      <w:lvlText w:val=""/>
      <w:lvlJc w:val="left"/>
      <w:pPr>
        <w:ind w:left="6480" w:hanging="360"/>
      </w:pPr>
      <w:rPr>
        <w:rFonts w:ascii="Wingdings" w:hAnsi="Wingdings" w:hint="default"/>
      </w:rPr>
    </w:lvl>
  </w:abstractNum>
  <w:abstractNum w:abstractNumId="7" w15:restartNumberingAfterBreak="0">
    <w:nsid w:val="1CBD3CA1"/>
    <w:multiLevelType w:val="hybridMultilevel"/>
    <w:tmpl w:val="3A263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083A1E"/>
    <w:multiLevelType w:val="hybridMultilevel"/>
    <w:tmpl w:val="BEAC4E66"/>
    <w:lvl w:ilvl="0" w:tplc="006CA514">
      <w:start w:val="1"/>
      <w:numFmt w:val="bullet"/>
      <w:lvlText w:val=""/>
      <w:lvlJc w:val="left"/>
      <w:pPr>
        <w:ind w:left="720" w:hanging="360"/>
      </w:pPr>
      <w:rPr>
        <w:rFonts w:ascii="Symbol" w:hAnsi="Symbol" w:hint="default"/>
      </w:rPr>
    </w:lvl>
    <w:lvl w:ilvl="1" w:tplc="98D0CAF4">
      <w:start w:val="1"/>
      <w:numFmt w:val="bullet"/>
      <w:lvlText w:val="o"/>
      <w:lvlJc w:val="left"/>
      <w:pPr>
        <w:ind w:left="1440" w:hanging="360"/>
      </w:pPr>
      <w:rPr>
        <w:rFonts w:ascii="Courier New" w:hAnsi="Courier New" w:hint="default"/>
      </w:rPr>
    </w:lvl>
    <w:lvl w:ilvl="2" w:tplc="7B946E88">
      <w:start w:val="1"/>
      <w:numFmt w:val="bullet"/>
      <w:lvlText w:val=""/>
      <w:lvlJc w:val="left"/>
      <w:pPr>
        <w:ind w:left="2160" w:hanging="360"/>
      </w:pPr>
      <w:rPr>
        <w:rFonts w:ascii="Wingdings" w:hAnsi="Wingdings" w:hint="default"/>
      </w:rPr>
    </w:lvl>
    <w:lvl w:ilvl="3" w:tplc="E95E399E">
      <w:start w:val="1"/>
      <w:numFmt w:val="bullet"/>
      <w:lvlText w:val=""/>
      <w:lvlJc w:val="left"/>
      <w:pPr>
        <w:ind w:left="2880" w:hanging="360"/>
      </w:pPr>
      <w:rPr>
        <w:rFonts w:ascii="Symbol" w:hAnsi="Symbol" w:hint="default"/>
      </w:rPr>
    </w:lvl>
    <w:lvl w:ilvl="4" w:tplc="DA3CD82E">
      <w:start w:val="1"/>
      <w:numFmt w:val="bullet"/>
      <w:lvlText w:val="o"/>
      <w:lvlJc w:val="left"/>
      <w:pPr>
        <w:ind w:left="3600" w:hanging="360"/>
      </w:pPr>
      <w:rPr>
        <w:rFonts w:ascii="Courier New" w:hAnsi="Courier New" w:hint="default"/>
      </w:rPr>
    </w:lvl>
    <w:lvl w:ilvl="5" w:tplc="F408A1EE">
      <w:start w:val="1"/>
      <w:numFmt w:val="bullet"/>
      <w:lvlText w:val=""/>
      <w:lvlJc w:val="left"/>
      <w:pPr>
        <w:ind w:left="4320" w:hanging="360"/>
      </w:pPr>
      <w:rPr>
        <w:rFonts w:ascii="Wingdings" w:hAnsi="Wingdings" w:hint="default"/>
      </w:rPr>
    </w:lvl>
    <w:lvl w:ilvl="6" w:tplc="CEE48E76">
      <w:start w:val="1"/>
      <w:numFmt w:val="bullet"/>
      <w:lvlText w:val=""/>
      <w:lvlJc w:val="left"/>
      <w:pPr>
        <w:ind w:left="5040" w:hanging="360"/>
      </w:pPr>
      <w:rPr>
        <w:rFonts w:ascii="Symbol" w:hAnsi="Symbol" w:hint="default"/>
      </w:rPr>
    </w:lvl>
    <w:lvl w:ilvl="7" w:tplc="BC9C3F92">
      <w:start w:val="1"/>
      <w:numFmt w:val="bullet"/>
      <w:lvlText w:val="o"/>
      <w:lvlJc w:val="left"/>
      <w:pPr>
        <w:ind w:left="5760" w:hanging="360"/>
      </w:pPr>
      <w:rPr>
        <w:rFonts w:ascii="Courier New" w:hAnsi="Courier New" w:hint="default"/>
      </w:rPr>
    </w:lvl>
    <w:lvl w:ilvl="8" w:tplc="43FEC036">
      <w:start w:val="1"/>
      <w:numFmt w:val="bullet"/>
      <w:lvlText w:val=""/>
      <w:lvlJc w:val="left"/>
      <w:pPr>
        <w:ind w:left="6480" w:hanging="360"/>
      </w:pPr>
      <w:rPr>
        <w:rFonts w:ascii="Wingdings" w:hAnsi="Wingdings" w:hint="default"/>
      </w:rPr>
    </w:lvl>
  </w:abstractNum>
  <w:abstractNum w:abstractNumId="9" w15:restartNumberingAfterBreak="0">
    <w:nsid w:val="208D671D"/>
    <w:multiLevelType w:val="hybridMultilevel"/>
    <w:tmpl w:val="0DD4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13CB1"/>
    <w:multiLevelType w:val="hybridMultilevel"/>
    <w:tmpl w:val="1F36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D39BD"/>
    <w:multiLevelType w:val="hybridMultilevel"/>
    <w:tmpl w:val="06460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312C8"/>
    <w:multiLevelType w:val="hybridMultilevel"/>
    <w:tmpl w:val="D2D8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A759F"/>
    <w:multiLevelType w:val="hybridMultilevel"/>
    <w:tmpl w:val="FFFFFFFF"/>
    <w:lvl w:ilvl="0" w:tplc="FFFFFFFF">
      <w:start w:val="1"/>
      <w:numFmt w:val="upperRoman"/>
      <w:lvlText w:val="%1)"/>
      <w:lvlJc w:val="right"/>
      <w:pPr>
        <w:ind w:left="720" w:hanging="360"/>
      </w:pPr>
    </w:lvl>
    <w:lvl w:ilvl="1" w:tplc="AB427044">
      <w:start w:val="1"/>
      <w:numFmt w:val="upperRoman"/>
      <w:lvlText w:val="%2)"/>
      <w:lvlJc w:val="right"/>
      <w:pPr>
        <w:ind w:left="1440" w:hanging="360"/>
      </w:pPr>
    </w:lvl>
    <w:lvl w:ilvl="2" w:tplc="6C72C176">
      <w:start w:val="1"/>
      <w:numFmt w:val="lowerRoman"/>
      <w:lvlText w:val="%3."/>
      <w:lvlJc w:val="right"/>
      <w:pPr>
        <w:ind w:left="2160" w:hanging="180"/>
      </w:pPr>
    </w:lvl>
    <w:lvl w:ilvl="3" w:tplc="5454B490">
      <w:start w:val="1"/>
      <w:numFmt w:val="decimal"/>
      <w:lvlText w:val="%4."/>
      <w:lvlJc w:val="left"/>
      <w:pPr>
        <w:ind w:left="2880" w:hanging="360"/>
      </w:pPr>
    </w:lvl>
    <w:lvl w:ilvl="4" w:tplc="6B8C3C6C">
      <w:start w:val="1"/>
      <w:numFmt w:val="lowerLetter"/>
      <w:lvlText w:val="%5."/>
      <w:lvlJc w:val="left"/>
      <w:pPr>
        <w:ind w:left="3600" w:hanging="360"/>
      </w:pPr>
    </w:lvl>
    <w:lvl w:ilvl="5" w:tplc="4A368900">
      <w:start w:val="1"/>
      <w:numFmt w:val="lowerRoman"/>
      <w:lvlText w:val="%6."/>
      <w:lvlJc w:val="right"/>
      <w:pPr>
        <w:ind w:left="4320" w:hanging="180"/>
      </w:pPr>
    </w:lvl>
    <w:lvl w:ilvl="6" w:tplc="674A050E">
      <w:start w:val="1"/>
      <w:numFmt w:val="decimal"/>
      <w:lvlText w:val="%7."/>
      <w:lvlJc w:val="left"/>
      <w:pPr>
        <w:ind w:left="5040" w:hanging="360"/>
      </w:pPr>
    </w:lvl>
    <w:lvl w:ilvl="7" w:tplc="407A19EA">
      <w:start w:val="1"/>
      <w:numFmt w:val="lowerLetter"/>
      <w:lvlText w:val="%8."/>
      <w:lvlJc w:val="left"/>
      <w:pPr>
        <w:ind w:left="5760" w:hanging="360"/>
      </w:pPr>
    </w:lvl>
    <w:lvl w:ilvl="8" w:tplc="A076544A">
      <w:start w:val="1"/>
      <w:numFmt w:val="lowerRoman"/>
      <w:lvlText w:val="%9."/>
      <w:lvlJc w:val="right"/>
      <w:pPr>
        <w:ind w:left="6480" w:hanging="180"/>
      </w:pPr>
    </w:lvl>
  </w:abstractNum>
  <w:abstractNum w:abstractNumId="14" w15:restartNumberingAfterBreak="0">
    <w:nsid w:val="29137FD8"/>
    <w:multiLevelType w:val="hybridMultilevel"/>
    <w:tmpl w:val="97F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E978EA"/>
    <w:multiLevelType w:val="hybridMultilevel"/>
    <w:tmpl w:val="0B2E3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415C3"/>
    <w:multiLevelType w:val="hybridMultilevel"/>
    <w:tmpl w:val="1956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A25D0"/>
    <w:multiLevelType w:val="hybridMultilevel"/>
    <w:tmpl w:val="CD861D70"/>
    <w:lvl w:ilvl="0" w:tplc="A14C47F2">
      <w:start w:val="1"/>
      <w:numFmt w:val="bullet"/>
      <w:lvlText w:val=""/>
      <w:lvlJc w:val="left"/>
      <w:pPr>
        <w:ind w:left="720" w:hanging="360"/>
      </w:pPr>
      <w:rPr>
        <w:rFonts w:ascii="Symbol" w:hAnsi="Symbol" w:hint="default"/>
      </w:rPr>
    </w:lvl>
    <w:lvl w:ilvl="1" w:tplc="62361668">
      <w:start w:val="1"/>
      <w:numFmt w:val="bullet"/>
      <w:lvlText w:val="o"/>
      <w:lvlJc w:val="left"/>
      <w:pPr>
        <w:ind w:left="1440" w:hanging="360"/>
      </w:pPr>
      <w:rPr>
        <w:rFonts w:ascii="Courier New" w:hAnsi="Courier New" w:hint="default"/>
      </w:rPr>
    </w:lvl>
    <w:lvl w:ilvl="2" w:tplc="F19EFA44">
      <w:start w:val="1"/>
      <w:numFmt w:val="bullet"/>
      <w:lvlText w:val=""/>
      <w:lvlJc w:val="left"/>
      <w:pPr>
        <w:ind w:left="2160" w:hanging="360"/>
      </w:pPr>
      <w:rPr>
        <w:rFonts w:ascii="Wingdings" w:hAnsi="Wingdings" w:hint="default"/>
      </w:rPr>
    </w:lvl>
    <w:lvl w:ilvl="3" w:tplc="C6D6AFEC">
      <w:start w:val="1"/>
      <w:numFmt w:val="bullet"/>
      <w:lvlText w:val=""/>
      <w:lvlJc w:val="left"/>
      <w:pPr>
        <w:ind w:left="2880" w:hanging="360"/>
      </w:pPr>
      <w:rPr>
        <w:rFonts w:ascii="Symbol" w:hAnsi="Symbol" w:hint="default"/>
      </w:rPr>
    </w:lvl>
    <w:lvl w:ilvl="4" w:tplc="6210793E">
      <w:start w:val="1"/>
      <w:numFmt w:val="bullet"/>
      <w:lvlText w:val="o"/>
      <w:lvlJc w:val="left"/>
      <w:pPr>
        <w:ind w:left="3600" w:hanging="360"/>
      </w:pPr>
      <w:rPr>
        <w:rFonts w:ascii="Courier New" w:hAnsi="Courier New" w:hint="default"/>
      </w:rPr>
    </w:lvl>
    <w:lvl w:ilvl="5" w:tplc="BEB6D5EA">
      <w:start w:val="1"/>
      <w:numFmt w:val="bullet"/>
      <w:lvlText w:val=""/>
      <w:lvlJc w:val="left"/>
      <w:pPr>
        <w:ind w:left="4320" w:hanging="360"/>
      </w:pPr>
      <w:rPr>
        <w:rFonts w:ascii="Wingdings" w:hAnsi="Wingdings" w:hint="default"/>
      </w:rPr>
    </w:lvl>
    <w:lvl w:ilvl="6" w:tplc="14F45D52">
      <w:start w:val="1"/>
      <w:numFmt w:val="bullet"/>
      <w:lvlText w:val=""/>
      <w:lvlJc w:val="left"/>
      <w:pPr>
        <w:ind w:left="5040" w:hanging="360"/>
      </w:pPr>
      <w:rPr>
        <w:rFonts w:ascii="Symbol" w:hAnsi="Symbol" w:hint="default"/>
      </w:rPr>
    </w:lvl>
    <w:lvl w:ilvl="7" w:tplc="ADB0E7D8">
      <w:start w:val="1"/>
      <w:numFmt w:val="bullet"/>
      <w:lvlText w:val="o"/>
      <w:lvlJc w:val="left"/>
      <w:pPr>
        <w:ind w:left="5760" w:hanging="360"/>
      </w:pPr>
      <w:rPr>
        <w:rFonts w:ascii="Courier New" w:hAnsi="Courier New" w:hint="default"/>
      </w:rPr>
    </w:lvl>
    <w:lvl w:ilvl="8" w:tplc="0430F39E">
      <w:start w:val="1"/>
      <w:numFmt w:val="bullet"/>
      <w:lvlText w:val=""/>
      <w:lvlJc w:val="left"/>
      <w:pPr>
        <w:ind w:left="6480" w:hanging="360"/>
      </w:pPr>
      <w:rPr>
        <w:rFonts w:ascii="Wingdings" w:hAnsi="Wingdings" w:hint="default"/>
      </w:rPr>
    </w:lvl>
  </w:abstractNum>
  <w:abstractNum w:abstractNumId="18" w15:restartNumberingAfterBreak="0">
    <w:nsid w:val="2D7D54D4"/>
    <w:multiLevelType w:val="hybridMultilevel"/>
    <w:tmpl w:val="4672C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D110C"/>
    <w:multiLevelType w:val="hybridMultilevel"/>
    <w:tmpl w:val="7092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E0377"/>
    <w:multiLevelType w:val="hybridMultilevel"/>
    <w:tmpl w:val="FFFFFFFF"/>
    <w:lvl w:ilvl="0" w:tplc="3DDC72D2">
      <w:start w:val="1"/>
      <w:numFmt w:val="bullet"/>
      <w:lvlText w:val=""/>
      <w:lvlJc w:val="left"/>
      <w:pPr>
        <w:ind w:left="720" w:hanging="360"/>
      </w:pPr>
      <w:rPr>
        <w:rFonts w:ascii="Symbol" w:hAnsi="Symbol" w:hint="default"/>
      </w:rPr>
    </w:lvl>
    <w:lvl w:ilvl="1" w:tplc="69DA3190">
      <w:start w:val="1"/>
      <w:numFmt w:val="bullet"/>
      <w:lvlText w:val="o"/>
      <w:lvlJc w:val="left"/>
      <w:pPr>
        <w:ind w:left="1440" w:hanging="360"/>
      </w:pPr>
      <w:rPr>
        <w:rFonts w:ascii="Courier New" w:hAnsi="Courier New" w:hint="default"/>
      </w:rPr>
    </w:lvl>
    <w:lvl w:ilvl="2" w:tplc="CC102A54">
      <w:start w:val="1"/>
      <w:numFmt w:val="bullet"/>
      <w:lvlText w:val=""/>
      <w:lvlJc w:val="left"/>
      <w:pPr>
        <w:ind w:left="2160" w:hanging="360"/>
      </w:pPr>
      <w:rPr>
        <w:rFonts w:ascii="Wingdings" w:hAnsi="Wingdings" w:hint="default"/>
      </w:rPr>
    </w:lvl>
    <w:lvl w:ilvl="3" w:tplc="26247CEA">
      <w:start w:val="1"/>
      <w:numFmt w:val="bullet"/>
      <w:lvlText w:val=""/>
      <w:lvlJc w:val="left"/>
      <w:pPr>
        <w:ind w:left="2880" w:hanging="360"/>
      </w:pPr>
      <w:rPr>
        <w:rFonts w:ascii="Symbol" w:hAnsi="Symbol" w:hint="default"/>
      </w:rPr>
    </w:lvl>
    <w:lvl w:ilvl="4" w:tplc="8894FF52">
      <w:start w:val="1"/>
      <w:numFmt w:val="bullet"/>
      <w:lvlText w:val="o"/>
      <w:lvlJc w:val="left"/>
      <w:pPr>
        <w:ind w:left="3600" w:hanging="360"/>
      </w:pPr>
      <w:rPr>
        <w:rFonts w:ascii="Courier New" w:hAnsi="Courier New" w:hint="default"/>
      </w:rPr>
    </w:lvl>
    <w:lvl w:ilvl="5" w:tplc="BBCE81F6">
      <w:start w:val="1"/>
      <w:numFmt w:val="bullet"/>
      <w:lvlText w:val=""/>
      <w:lvlJc w:val="left"/>
      <w:pPr>
        <w:ind w:left="4320" w:hanging="360"/>
      </w:pPr>
      <w:rPr>
        <w:rFonts w:ascii="Wingdings" w:hAnsi="Wingdings" w:hint="default"/>
      </w:rPr>
    </w:lvl>
    <w:lvl w:ilvl="6" w:tplc="335A6620">
      <w:start w:val="1"/>
      <w:numFmt w:val="bullet"/>
      <w:lvlText w:val=""/>
      <w:lvlJc w:val="left"/>
      <w:pPr>
        <w:ind w:left="5040" w:hanging="360"/>
      </w:pPr>
      <w:rPr>
        <w:rFonts w:ascii="Symbol" w:hAnsi="Symbol" w:hint="default"/>
      </w:rPr>
    </w:lvl>
    <w:lvl w:ilvl="7" w:tplc="35AEC0E6">
      <w:start w:val="1"/>
      <w:numFmt w:val="bullet"/>
      <w:lvlText w:val="o"/>
      <w:lvlJc w:val="left"/>
      <w:pPr>
        <w:ind w:left="5760" w:hanging="360"/>
      </w:pPr>
      <w:rPr>
        <w:rFonts w:ascii="Courier New" w:hAnsi="Courier New" w:hint="default"/>
      </w:rPr>
    </w:lvl>
    <w:lvl w:ilvl="8" w:tplc="D71AB9D6">
      <w:start w:val="1"/>
      <w:numFmt w:val="bullet"/>
      <w:lvlText w:val=""/>
      <w:lvlJc w:val="left"/>
      <w:pPr>
        <w:ind w:left="6480" w:hanging="360"/>
      </w:pPr>
      <w:rPr>
        <w:rFonts w:ascii="Wingdings" w:hAnsi="Wingdings" w:hint="default"/>
      </w:rPr>
    </w:lvl>
  </w:abstractNum>
  <w:abstractNum w:abstractNumId="21" w15:restartNumberingAfterBreak="0">
    <w:nsid w:val="3E1F76CE"/>
    <w:multiLevelType w:val="hybridMultilevel"/>
    <w:tmpl w:val="4178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529FB"/>
    <w:multiLevelType w:val="hybridMultilevel"/>
    <w:tmpl w:val="97A2C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A52DBA"/>
    <w:multiLevelType w:val="hybridMultilevel"/>
    <w:tmpl w:val="FFFFFFFF"/>
    <w:lvl w:ilvl="0" w:tplc="07DCEF46">
      <w:start w:val="1"/>
      <w:numFmt w:val="bullet"/>
      <w:lvlText w:val=""/>
      <w:lvlJc w:val="left"/>
      <w:pPr>
        <w:ind w:left="720" w:hanging="360"/>
      </w:pPr>
      <w:rPr>
        <w:rFonts w:ascii="Symbol" w:hAnsi="Symbol" w:hint="default"/>
      </w:rPr>
    </w:lvl>
    <w:lvl w:ilvl="1" w:tplc="E710D3FE">
      <w:start w:val="1"/>
      <w:numFmt w:val="bullet"/>
      <w:lvlText w:val="o"/>
      <w:lvlJc w:val="left"/>
      <w:pPr>
        <w:ind w:left="1440" w:hanging="360"/>
      </w:pPr>
      <w:rPr>
        <w:rFonts w:ascii="Courier New" w:hAnsi="Courier New" w:hint="default"/>
      </w:rPr>
    </w:lvl>
    <w:lvl w:ilvl="2" w:tplc="5EFEB074">
      <w:start w:val="1"/>
      <w:numFmt w:val="bullet"/>
      <w:lvlText w:val=""/>
      <w:lvlJc w:val="left"/>
      <w:pPr>
        <w:ind w:left="2160" w:hanging="360"/>
      </w:pPr>
      <w:rPr>
        <w:rFonts w:ascii="Wingdings" w:hAnsi="Wingdings" w:hint="default"/>
      </w:rPr>
    </w:lvl>
    <w:lvl w:ilvl="3" w:tplc="CFB27A0C">
      <w:start w:val="1"/>
      <w:numFmt w:val="bullet"/>
      <w:lvlText w:val=""/>
      <w:lvlJc w:val="left"/>
      <w:pPr>
        <w:ind w:left="2880" w:hanging="360"/>
      </w:pPr>
      <w:rPr>
        <w:rFonts w:ascii="Symbol" w:hAnsi="Symbol" w:hint="default"/>
      </w:rPr>
    </w:lvl>
    <w:lvl w:ilvl="4" w:tplc="ACF83230">
      <w:start w:val="1"/>
      <w:numFmt w:val="bullet"/>
      <w:lvlText w:val="o"/>
      <w:lvlJc w:val="left"/>
      <w:pPr>
        <w:ind w:left="3600" w:hanging="360"/>
      </w:pPr>
      <w:rPr>
        <w:rFonts w:ascii="Courier New" w:hAnsi="Courier New" w:hint="default"/>
      </w:rPr>
    </w:lvl>
    <w:lvl w:ilvl="5" w:tplc="AE7E9EE2">
      <w:start w:val="1"/>
      <w:numFmt w:val="bullet"/>
      <w:lvlText w:val=""/>
      <w:lvlJc w:val="left"/>
      <w:pPr>
        <w:ind w:left="4320" w:hanging="360"/>
      </w:pPr>
      <w:rPr>
        <w:rFonts w:ascii="Wingdings" w:hAnsi="Wingdings" w:hint="default"/>
      </w:rPr>
    </w:lvl>
    <w:lvl w:ilvl="6" w:tplc="ED6A8236">
      <w:start w:val="1"/>
      <w:numFmt w:val="bullet"/>
      <w:lvlText w:val=""/>
      <w:lvlJc w:val="left"/>
      <w:pPr>
        <w:ind w:left="5040" w:hanging="360"/>
      </w:pPr>
      <w:rPr>
        <w:rFonts w:ascii="Symbol" w:hAnsi="Symbol" w:hint="default"/>
      </w:rPr>
    </w:lvl>
    <w:lvl w:ilvl="7" w:tplc="B1A80C4A">
      <w:start w:val="1"/>
      <w:numFmt w:val="bullet"/>
      <w:lvlText w:val="o"/>
      <w:lvlJc w:val="left"/>
      <w:pPr>
        <w:ind w:left="5760" w:hanging="360"/>
      </w:pPr>
      <w:rPr>
        <w:rFonts w:ascii="Courier New" w:hAnsi="Courier New" w:hint="default"/>
      </w:rPr>
    </w:lvl>
    <w:lvl w:ilvl="8" w:tplc="EDC8AF46">
      <w:start w:val="1"/>
      <w:numFmt w:val="bullet"/>
      <w:lvlText w:val=""/>
      <w:lvlJc w:val="left"/>
      <w:pPr>
        <w:ind w:left="6480" w:hanging="360"/>
      </w:pPr>
      <w:rPr>
        <w:rFonts w:ascii="Wingdings" w:hAnsi="Wingdings" w:hint="default"/>
      </w:rPr>
    </w:lvl>
  </w:abstractNum>
  <w:abstractNum w:abstractNumId="24" w15:restartNumberingAfterBreak="0">
    <w:nsid w:val="527813D1"/>
    <w:multiLevelType w:val="hybridMultilevel"/>
    <w:tmpl w:val="F7447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12863"/>
    <w:multiLevelType w:val="hybridMultilevel"/>
    <w:tmpl w:val="68B67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62BB7"/>
    <w:multiLevelType w:val="hybridMultilevel"/>
    <w:tmpl w:val="A072D01E"/>
    <w:lvl w:ilvl="0" w:tplc="9F449850">
      <w:start w:val="1"/>
      <w:numFmt w:val="bullet"/>
      <w:lvlText w:val=""/>
      <w:lvlJc w:val="left"/>
      <w:pPr>
        <w:ind w:left="720" w:hanging="360"/>
      </w:pPr>
      <w:rPr>
        <w:rFonts w:ascii="Symbol" w:hAnsi="Symbol" w:hint="default"/>
      </w:rPr>
    </w:lvl>
    <w:lvl w:ilvl="1" w:tplc="BFB4CC96">
      <w:start w:val="1"/>
      <w:numFmt w:val="bullet"/>
      <w:lvlText w:val="o"/>
      <w:lvlJc w:val="left"/>
      <w:pPr>
        <w:ind w:left="1440" w:hanging="360"/>
      </w:pPr>
      <w:rPr>
        <w:rFonts w:ascii="Courier New" w:hAnsi="Courier New" w:hint="default"/>
      </w:rPr>
    </w:lvl>
    <w:lvl w:ilvl="2" w:tplc="278CADB4">
      <w:start w:val="1"/>
      <w:numFmt w:val="bullet"/>
      <w:lvlText w:val=""/>
      <w:lvlJc w:val="left"/>
      <w:pPr>
        <w:ind w:left="2160" w:hanging="360"/>
      </w:pPr>
      <w:rPr>
        <w:rFonts w:ascii="Wingdings" w:hAnsi="Wingdings" w:hint="default"/>
      </w:rPr>
    </w:lvl>
    <w:lvl w:ilvl="3" w:tplc="70F02432">
      <w:start w:val="1"/>
      <w:numFmt w:val="bullet"/>
      <w:lvlText w:val=""/>
      <w:lvlJc w:val="left"/>
      <w:pPr>
        <w:ind w:left="2880" w:hanging="360"/>
      </w:pPr>
      <w:rPr>
        <w:rFonts w:ascii="Symbol" w:hAnsi="Symbol" w:hint="default"/>
      </w:rPr>
    </w:lvl>
    <w:lvl w:ilvl="4" w:tplc="F3546124">
      <w:start w:val="1"/>
      <w:numFmt w:val="bullet"/>
      <w:lvlText w:val="o"/>
      <w:lvlJc w:val="left"/>
      <w:pPr>
        <w:ind w:left="3600" w:hanging="360"/>
      </w:pPr>
      <w:rPr>
        <w:rFonts w:ascii="Courier New" w:hAnsi="Courier New" w:hint="default"/>
      </w:rPr>
    </w:lvl>
    <w:lvl w:ilvl="5" w:tplc="3C805B2A">
      <w:start w:val="1"/>
      <w:numFmt w:val="bullet"/>
      <w:lvlText w:val=""/>
      <w:lvlJc w:val="left"/>
      <w:pPr>
        <w:ind w:left="4320" w:hanging="360"/>
      </w:pPr>
      <w:rPr>
        <w:rFonts w:ascii="Wingdings" w:hAnsi="Wingdings" w:hint="default"/>
      </w:rPr>
    </w:lvl>
    <w:lvl w:ilvl="6" w:tplc="D55CBD96">
      <w:start w:val="1"/>
      <w:numFmt w:val="bullet"/>
      <w:lvlText w:val=""/>
      <w:lvlJc w:val="left"/>
      <w:pPr>
        <w:ind w:left="5040" w:hanging="360"/>
      </w:pPr>
      <w:rPr>
        <w:rFonts w:ascii="Symbol" w:hAnsi="Symbol" w:hint="default"/>
      </w:rPr>
    </w:lvl>
    <w:lvl w:ilvl="7" w:tplc="A882FEDC">
      <w:start w:val="1"/>
      <w:numFmt w:val="bullet"/>
      <w:lvlText w:val="o"/>
      <w:lvlJc w:val="left"/>
      <w:pPr>
        <w:ind w:left="5760" w:hanging="360"/>
      </w:pPr>
      <w:rPr>
        <w:rFonts w:ascii="Courier New" w:hAnsi="Courier New" w:hint="default"/>
      </w:rPr>
    </w:lvl>
    <w:lvl w:ilvl="8" w:tplc="C24449DC">
      <w:start w:val="1"/>
      <w:numFmt w:val="bullet"/>
      <w:lvlText w:val=""/>
      <w:lvlJc w:val="left"/>
      <w:pPr>
        <w:ind w:left="6480" w:hanging="360"/>
      </w:pPr>
      <w:rPr>
        <w:rFonts w:ascii="Wingdings" w:hAnsi="Wingdings" w:hint="default"/>
      </w:rPr>
    </w:lvl>
  </w:abstractNum>
  <w:abstractNum w:abstractNumId="27" w15:restartNumberingAfterBreak="0">
    <w:nsid w:val="59B54D32"/>
    <w:multiLevelType w:val="hybridMultilevel"/>
    <w:tmpl w:val="FFFFFFFF"/>
    <w:lvl w:ilvl="0" w:tplc="569CF0E4">
      <w:start w:val="1"/>
      <w:numFmt w:val="bullet"/>
      <w:lvlText w:val=""/>
      <w:lvlJc w:val="left"/>
      <w:pPr>
        <w:ind w:left="720" w:hanging="360"/>
      </w:pPr>
      <w:rPr>
        <w:rFonts w:ascii="Symbol" w:hAnsi="Symbol" w:hint="default"/>
      </w:rPr>
    </w:lvl>
    <w:lvl w:ilvl="1" w:tplc="1076C90C">
      <w:start w:val="1"/>
      <w:numFmt w:val="bullet"/>
      <w:lvlText w:val="o"/>
      <w:lvlJc w:val="left"/>
      <w:pPr>
        <w:ind w:left="1440" w:hanging="360"/>
      </w:pPr>
      <w:rPr>
        <w:rFonts w:ascii="Courier New" w:hAnsi="Courier New" w:hint="default"/>
      </w:rPr>
    </w:lvl>
    <w:lvl w:ilvl="2" w:tplc="7B9807CC">
      <w:start w:val="1"/>
      <w:numFmt w:val="bullet"/>
      <w:lvlText w:val=""/>
      <w:lvlJc w:val="left"/>
      <w:pPr>
        <w:ind w:left="2160" w:hanging="360"/>
      </w:pPr>
      <w:rPr>
        <w:rFonts w:ascii="Wingdings" w:hAnsi="Wingdings" w:hint="default"/>
      </w:rPr>
    </w:lvl>
    <w:lvl w:ilvl="3" w:tplc="6720CB84">
      <w:start w:val="1"/>
      <w:numFmt w:val="bullet"/>
      <w:lvlText w:val=""/>
      <w:lvlJc w:val="left"/>
      <w:pPr>
        <w:ind w:left="2880" w:hanging="360"/>
      </w:pPr>
      <w:rPr>
        <w:rFonts w:ascii="Symbol" w:hAnsi="Symbol" w:hint="default"/>
      </w:rPr>
    </w:lvl>
    <w:lvl w:ilvl="4" w:tplc="2048BD5E">
      <w:start w:val="1"/>
      <w:numFmt w:val="bullet"/>
      <w:lvlText w:val="o"/>
      <w:lvlJc w:val="left"/>
      <w:pPr>
        <w:ind w:left="3600" w:hanging="360"/>
      </w:pPr>
      <w:rPr>
        <w:rFonts w:ascii="Courier New" w:hAnsi="Courier New" w:hint="default"/>
      </w:rPr>
    </w:lvl>
    <w:lvl w:ilvl="5" w:tplc="5292173A">
      <w:start w:val="1"/>
      <w:numFmt w:val="bullet"/>
      <w:lvlText w:val=""/>
      <w:lvlJc w:val="left"/>
      <w:pPr>
        <w:ind w:left="4320" w:hanging="360"/>
      </w:pPr>
      <w:rPr>
        <w:rFonts w:ascii="Wingdings" w:hAnsi="Wingdings" w:hint="default"/>
      </w:rPr>
    </w:lvl>
    <w:lvl w:ilvl="6" w:tplc="55E49698">
      <w:start w:val="1"/>
      <w:numFmt w:val="bullet"/>
      <w:lvlText w:val=""/>
      <w:lvlJc w:val="left"/>
      <w:pPr>
        <w:ind w:left="5040" w:hanging="360"/>
      </w:pPr>
      <w:rPr>
        <w:rFonts w:ascii="Symbol" w:hAnsi="Symbol" w:hint="default"/>
      </w:rPr>
    </w:lvl>
    <w:lvl w:ilvl="7" w:tplc="C1FA2312">
      <w:start w:val="1"/>
      <w:numFmt w:val="bullet"/>
      <w:lvlText w:val="o"/>
      <w:lvlJc w:val="left"/>
      <w:pPr>
        <w:ind w:left="5760" w:hanging="360"/>
      </w:pPr>
      <w:rPr>
        <w:rFonts w:ascii="Courier New" w:hAnsi="Courier New" w:hint="default"/>
      </w:rPr>
    </w:lvl>
    <w:lvl w:ilvl="8" w:tplc="F28A612C">
      <w:start w:val="1"/>
      <w:numFmt w:val="bullet"/>
      <w:lvlText w:val=""/>
      <w:lvlJc w:val="left"/>
      <w:pPr>
        <w:ind w:left="6480" w:hanging="360"/>
      </w:pPr>
      <w:rPr>
        <w:rFonts w:ascii="Wingdings" w:hAnsi="Wingdings" w:hint="default"/>
      </w:rPr>
    </w:lvl>
  </w:abstractNum>
  <w:abstractNum w:abstractNumId="28" w15:restartNumberingAfterBreak="0">
    <w:nsid w:val="5A391921"/>
    <w:multiLevelType w:val="hybridMultilevel"/>
    <w:tmpl w:val="F894D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A24B6"/>
    <w:multiLevelType w:val="hybridMultilevel"/>
    <w:tmpl w:val="14D8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8F378B"/>
    <w:multiLevelType w:val="hybridMultilevel"/>
    <w:tmpl w:val="73120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924C81"/>
    <w:multiLevelType w:val="hybridMultilevel"/>
    <w:tmpl w:val="FFFFFFFF"/>
    <w:lvl w:ilvl="0" w:tplc="4DEEF692">
      <w:start w:val="1"/>
      <w:numFmt w:val="bullet"/>
      <w:lvlText w:val=""/>
      <w:lvlJc w:val="left"/>
      <w:pPr>
        <w:ind w:left="720" w:hanging="360"/>
      </w:pPr>
      <w:rPr>
        <w:rFonts w:ascii="Symbol" w:hAnsi="Symbol" w:hint="default"/>
      </w:rPr>
    </w:lvl>
    <w:lvl w:ilvl="1" w:tplc="ED660E10">
      <w:start w:val="1"/>
      <w:numFmt w:val="bullet"/>
      <w:lvlText w:val="o"/>
      <w:lvlJc w:val="left"/>
      <w:pPr>
        <w:ind w:left="1440" w:hanging="360"/>
      </w:pPr>
      <w:rPr>
        <w:rFonts w:ascii="Courier New" w:hAnsi="Courier New" w:hint="default"/>
      </w:rPr>
    </w:lvl>
    <w:lvl w:ilvl="2" w:tplc="DF24E140">
      <w:start w:val="1"/>
      <w:numFmt w:val="bullet"/>
      <w:lvlText w:val=""/>
      <w:lvlJc w:val="left"/>
      <w:pPr>
        <w:ind w:left="2160" w:hanging="360"/>
      </w:pPr>
      <w:rPr>
        <w:rFonts w:ascii="Wingdings" w:hAnsi="Wingdings" w:hint="default"/>
      </w:rPr>
    </w:lvl>
    <w:lvl w:ilvl="3" w:tplc="15C0E468">
      <w:start w:val="1"/>
      <w:numFmt w:val="bullet"/>
      <w:lvlText w:val=""/>
      <w:lvlJc w:val="left"/>
      <w:pPr>
        <w:ind w:left="2880" w:hanging="360"/>
      </w:pPr>
      <w:rPr>
        <w:rFonts w:ascii="Symbol" w:hAnsi="Symbol" w:hint="default"/>
      </w:rPr>
    </w:lvl>
    <w:lvl w:ilvl="4" w:tplc="F1E23134">
      <w:start w:val="1"/>
      <w:numFmt w:val="bullet"/>
      <w:lvlText w:val="o"/>
      <w:lvlJc w:val="left"/>
      <w:pPr>
        <w:ind w:left="3600" w:hanging="360"/>
      </w:pPr>
      <w:rPr>
        <w:rFonts w:ascii="Courier New" w:hAnsi="Courier New" w:hint="default"/>
      </w:rPr>
    </w:lvl>
    <w:lvl w:ilvl="5" w:tplc="F0AEDC0C">
      <w:start w:val="1"/>
      <w:numFmt w:val="bullet"/>
      <w:lvlText w:val=""/>
      <w:lvlJc w:val="left"/>
      <w:pPr>
        <w:ind w:left="4320" w:hanging="360"/>
      </w:pPr>
      <w:rPr>
        <w:rFonts w:ascii="Wingdings" w:hAnsi="Wingdings" w:hint="default"/>
      </w:rPr>
    </w:lvl>
    <w:lvl w:ilvl="6" w:tplc="5F6C3A4E">
      <w:start w:val="1"/>
      <w:numFmt w:val="bullet"/>
      <w:lvlText w:val=""/>
      <w:lvlJc w:val="left"/>
      <w:pPr>
        <w:ind w:left="5040" w:hanging="360"/>
      </w:pPr>
      <w:rPr>
        <w:rFonts w:ascii="Symbol" w:hAnsi="Symbol" w:hint="default"/>
      </w:rPr>
    </w:lvl>
    <w:lvl w:ilvl="7" w:tplc="26B0AB58">
      <w:start w:val="1"/>
      <w:numFmt w:val="bullet"/>
      <w:lvlText w:val="o"/>
      <w:lvlJc w:val="left"/>
      <w:pPr>
        <w:ind w:left="5760" w:hanging="360"/>
      </w:pPr>
      <w:rPr>
        <w:rFonts w:ascii="Courier New" w:hAnsi="Courier New" w:hint="default"/>
      </w:rPr>
    </w:lvl>
    <w:lvl w:ilvl="8" w:tplc="E44E3234">
      <w:start w:val="1"/>
      <w:numFmt w:val="bullet"/>
      <w:lvlText w:val=""/>
      <w:lvlJc w:val="left"/>
      <w:pPr>
        <w:ind w:left="6480" w:hanging="360"/>
      </w:pPr>
      <w:rPr>
        <w:rFonts w:ascii="Wingdings" w:hAnsi="Wingdings" w:hint="default"/>
      </w:rPr>
    </w:lvl>
  </w:abstractNum>
  <w:abstractNum w:abstractNumId="32" w15:restartNumberingAfterBreak="0">
    <w:nsid w:val="6BD16EE4"/>
    <w:multiLevelType w:val="hybridMultilevel"/>
    <w:tmpl w:val="E5E41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347CA"/>
    <w:multiLevelType w:val="hybridMultilevel"/>
    <w:tmpl w:val="A9825D1C"/>
    <w:lvl w:ilvl="0" w:tplc="798C5390">
      <w:start w:val="1"/>
      <w:numFmt w:val="upperRoman"/>
      <w:lvlText w:val="%1)"/>
      <w:lvlJc w:val="right"/>
      <w:pPr>
        <w:ind w:left="720" w:hanging="360"/>
      </w:pPr>
    </w:lvl>
    <w:lvl w:ilvl="1" w:tplc="239C8550">
      <w:start w:val="1"/>
      <w:numFmt w:val="lowerLetter"/>
      <w:lvlText w:val="%2."/>
      <w:lvlJc w:val="left"/>
      <w:pPr>
        <w:ind w:left="1440" w:hanging="360"/>
      </w:pPr>
    </w:lvl>
    <w:lvl w:ilvl="2" w:tplc="C4DE2FC0">
      <w:start w:val="1"/>
      <w:numFmt w:val="lowerRoman"/>
      <w:lvlText w:val="%3."/>
      <w:lvlJc w:val="right"/>
      <w:pPr>
        <w:ind w:left="2160" w:hanging="180"/>
      </w:pPr>
    </w:lvl>
    <w:lvl w:ilvl="3" w:tplc="49BE8304">
      <w:start w:val="1"/>
      <w:numFmt w:val="decimal"/>
      <w:lvlText w:val="%4."/>
      <w:lvlJc w:val="left"/>
      <w:pPr>
        <w:ind w:left="2880" w:hanging="360"/>
      </w:pPr>
    </w:lvl>
    <w:lvl w:ilvl="4" w:tplc="A2CE5144">
      <w:start w:val="1"/>
      <w:numFmt w:val="lowerLetter"/>
      <w:lvlText w:val="%5."/>
      <w:lvlJc w:val="left"/>
      <w:pPr>
        <w:ind w:left="3600" w:hanging="360"/>
      </w:pPr>
    </w:lvl>
    <w:lvl w:ilvl="5" w:tplc="0F42C866">
      <w:start w:val="1"/>
      <w:numFmt w:val="lowerRoman"/>
      <w:lvlText w:val="%6."/>
      <w:lvlJc w:val="right"/>
      <w:pPr>
        <w:ind w:left="4320" w:hanging="180"/>
      </w:pPr>
    </w:lvl>
    <w:lvl w:ilvl="6" w:tplc="96B2C05E">
      <w:start w:val="1"/>
      <w:numFmt w:val="decimal"/>
      <w:lvlText w:val="%7."/>
      <w:lvlJc w:val="left"/>
      <w:pPr>
        <w:ind w:left="5040" w:hanging="360"/>
      </w:pPr>
    </w:lvl>
    <w:lvl w:ilvl="7" w:tplc="668C87FA">
      <w:start w:val="1"/>
      <w:numFmt w:val="lowerLetter"/>
      <w:lvlText w:val="%8."/>
      <w:lvlJc w:val="left"/>
      <w:pPr>
        <w:ind w:left="5760" w:hanging="360"/>
      </w:pPr>
    </w:lvl>
    <w:lvl w:ilvl="8" w:tplc="2494CF6A">
      <w:start w:val="1"/>
      <w:numFmt w:val="lowerRoman"/>
      <w:lvlText w:val="%9."/>
      <w:lvlJc w:val="right"/>
      <w:pPr>
        <w:ind w:left="6480" w:hanging="180"/>
      </w:pPr>
    </w:lvl>
  </w:abstractNum>
  <w:abstractNum w:abstractNumId="34" w15:restartNumberingAfterBreak="0">
    <w:nsid w:val="77565D3D"/>
    <w:multiLevelType w:val="hybridMultilevel"/>
    <w:tmpl w:val="6A7A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540997"/>
    <w:multiLevelType w:val="hybridMultilevel"/>
    <w:tmpl w:val="2326F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7"/>
  </w:num>
  <w:num w:numId="3">
    <w:abstractNumId w:val="26"/>
  </w:num>
  <w:num w:numId="4">
    <w:abstractNumId w:val="33"/>
  </w:num>
  <w:num w:numId="5">
    <w:abstractNumId w:val="2"/>
  </w:num>
  <w:num w:numId="6">
    <w:abstractNumId w:val="6"/>
  </w:num>
  <w:num w:numId="7">
    <w:abstractNumId w:val="31"/>
  </w:num>
  <w:num w:numId="8">
    <w:abstractNumId w:val="20"/>
  </w:num>
  <w:num w:numId="9">
    <w:abstractNumId w:val="23"/>
  </w:num>
  <w:num w:numId="10">
    <w:abstractNumId w:val="27"/>
  </w:num>
  <w:num w:numId="11">
    <w:abstractNumId w:val="13"/>
  </w:num>
  <w:num w:numId="12">
    <w:abstractNumId w:val="29"/>
  </w:num>
  <w:num w:numId="13">
    <w:abstractNumId w:val="19"/>
  </w:num>
  <w:num w:numId="14">
    <w:abstractNumId w:val="21"/>
  </w:num>
  <w:num w:numId="15">
    <w:abstractNumId w:val="16"/>
  </w:num>
  <w:num w:numId="16">
    <w:abstractNumId w:val="0"/>
  </w:num>
  <w:num w:numId="17">
    <w:abstractNumId w:val="11"/>
  </w:num>
  <w:num w:numId="18">
    <w:abstractNumId w:val="12"/>
  </w:num>
  <w:num w:numId="19">
    <w:abstractNumId w:val="1"/>
  </w:num>
  <w:num w:numId="20">
    <w:abstractNumId w:val="9"/>
  </w:num>
  <w:num w:numId="21">
    <w:abstractNumId w:val="10"/>
  </w:num>
  <w:num w:numId="22">
    <w:abstractNumId w:val="4"/>
  </w:num>
  <w:num w:numId="23">
    <w:abstractNumId w:val="30"/>
  </w:num>
  <w:num w:numId="24">
    <w:abstractNumId w:val="24"/>
  </w:num>
  <w:num w:numId="25">
    <w:abstractNumId w:val="14"/>
  </w:num>
  <w:num w:numId="26">
    <w:abstractNumId w:val="35"/>
  </w:num>
  <w:num w:numId="27">
    <w:abstractNumId w:val="32"/>
  </w:num>
  <w:num w:numId="28">
    <w:abstractNumId w:val="25"/>
  </w:num>
  <w:num w:numId="29">
    <w:abstractNumId w:val="15"/>
  </w:num>
  <w:num w:numId="30">
    <w:abstractNumId w:val="22"/>
  </w:num>
  <w:num w:numId="31">
    <w:abstractNumId w:val="3"/>
  </w:num>
  <w:num w:numId="32">
    <w:abstractNumId w:val="28"/>
  </w:num>
  <w:num w:numId="33">
    <w:abstractNumId w:val="5"/>
  </w:num>
  <w:num w:numId="34">
    <w:abstractNumId w:val="18"/>
  </w:num>
  <w:num w:numId="35">
    <w:abstractNumId w:val="7"/>
  </w:num>
  <w:num w:numId="36">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3BE3A"/>
    <w:rsid w:val="00002C16"/>
    <w:rsid w:val="00005231"/>
    <w:rsid w:val="0001070E"/>
    <w:rsid w:val="000269EB"/>
    <w:rsid w:val="00042DBE"/>
    <w:rsid w:val="00052FFD"/>
    <w:rsid w:val="000544E8"/>
    <w:rsid w:val="00060511"/>
    <w:rsid w:val="00060E13"/>
    <w:rsid w:val="00063D5B"/>
    <w:rsid w:val="00066D7D"/>
    <w:rsid w:val="00067203"/>
    <w:rsid w:val="000817EF"/>
    <w:rsid w:val="0008198F"/>
    <w:rsid w:val="000844D7"/>
    <w:rsid w:val="000B6EC9"/>
    <w:rsid w:val="000C2BE5"/>
    <w:rsid w:val="000C4230"/>
    <w:rsid w:val="000C52D2"/>
    <w:rsid w:val="000D0405"/>
    <w:rsid w:val="000D12A1"/>
    <w:rsid w:val="000F4BD0"/>
    <w:rsid w:val="0010172C"/>
    <w:rsid w:val="00117CAC"/>
    <w:rsid w:val="0012010B"/>
    <w:rsid w:val="001206F1"/>
    <w:rsid w:val="001241F3"/>
    <w:rsid w:val="00131047"/>
    <w:rsid w:val="00132455"/>
    <w:rsid w:val="00135CE0"/>
    <w:rsid w:val="0014290D"/>
    <w:rsid w:val="00142C55"/>
    <w:rsid w:val="00143406"/>
    <w:rsid w:val="00143FB0"/>
    <w:rsid w:val="001448FB"/>
    <w:rsid w:val="00150D1B"/>
    <w:rsid w:val="00156DF8"/>
    <w:rsid w:val="00157198"/>
    <w:rsid w:val="001571E5"/>
    <w:rsid w:val="00157B14"/>
    <w:rsid w:val="001643AA"/>
    <w:rsid w:val="00184C5A"/>
    <w:rsid w:val="00191E46"/>
    <w:rsid w:val="00195ED4"/>
    <w:rsid w:val="001974A3"/>
    <w:rsid w:val="001A257C"/>
    <w:rsid w:val="001A28B2"/>
    <w:rsid w:val="001A6926"/>
    <w:rsid w:val="001B387F"/>
    <w:rsid w:val="001B5C52"/>
    <w:rsid w:val="001C268F"/>
    <w:rsid w:val="001F0849"/>
    <w:rsid w:val="001F1CC9"/>
    <w:rsid w:val="00202618"/>
    <w:rsid w:val="002233CA"/>
    <w:rsid w:val="0023651B"/>
    <w:rsid w:val="00245927"/>
    <w:rsid w:val="00246A64"/>
    <w:rsid w:val="00246E96"/>
    <w:rsid w:val="002474D9"/>
    <w:rsid w:val="00253E65"/>
    <w:rsid w:val="002579E8"/>
    <w:rsid w:val="00262B6B"/>
    <w:rsid w:val="00286B1E"/>
    <w:rsid w:val="00290629"/>
    <w:rsid w:val="00291FA7"/>
    <w:rsid w:val="002B3110"/>
    <w:rsid w:val="002B539E"/>
    <w:rsid w:val="002D04AF"/>
    <w:rsid w:val="002D7B36"/>
    <w:rsid w:val="002D7F85"/>
    <w:rsid w:val="002E12A9"/>
    <w:rsid w:val="002E2143"/>
    <w:rsid w:val="003071CA"/>
    <w:rsid w:val="00307ACE"/>
    <w:rsid w:val="003136C6"/>
    <w:rsid w:val="003172BF"/>
    <w:rsid w:val="003252DE"/>
    <w:rsid w:val="003270AF"/>
    <w:rsid w:val="00327776"/>
    <w:rsid w:val="003356E8"/>
    <w:rsid w:val="0033714F"/>
    <w:rsid w:val="00362CD3"/>
    <w:rsid w:val="00365D48"/>
    <w:rsid w:val="00376B9F"/>
    <w:rsid w:val="00380513"/>
    <w:rsid w:val="00387180"/>
    <w:rsid w:val="003925CC"/>
    <w:rsid w:val="003952D1"/>
    <w:rsid w:val="0039AA7F"/>
    <w:rsid w:val="003B090E"/>
    <w:rsid w:val="003B3BF4"/>
    <w:rsid w:val="003C2F89"/>
    <w:rsid w:val="003C4A36"/>
    <w:rsid w:val="003C5498"/>
    <w:rsid w:val="003C57DA"/>
    <w:rsid w:val="003C6F31"/>
    <w:rsid w:val="003C7D21"/>
    <w:rsid w:val="003D1BAF"/>
    <w:rsid w:val="003D2F8A"/>
    <w:rsid w:val="003E043F"/>
    <w:rsid w:val="003E1B64"/>
    <w:rsid w:val="003F6857"/>
    <w:rsid w:val="003F74DB"/>
    <w:rsid w:val="00404BA8"/>
    <w:rsid w:val="00404D91"/>
    <w:rsid w:val="00411130"/>
    <w:rsid w:val="00412EFF"/>
    <w:rsid w:val="00415034"/>
    <w:rsid w:val="00424DEF"/>
    <w:rsid w:val="00433949"/>
    <w:rsid w:val="00434153"/>
    <w:rsid w:val="00435330"/>
    <w:rsid w:val="004362BF"/>
    <w:rsid w:val="004437B5"/>
    <w:rsid w:val="00444DF3"/>
    <w:rsid w:val="004454A9"/>
    <w:rsid w:val="00450EE6"/>
    <w:rsid w:val="00450FF7"/>
    <w:rsid w:val="00457578"/>
    <w:rsid w:val="00462F28"/>
    <w:rsid w:val="0046379F"/>
    <w:rsid w:val="00464313"/>
    <w:rsid w:val="00465852"/>
    <w:rsid w:val="00473F52"/>
    <w:rsid w:val="0048411F"/>
    <w:rsid w:val="00484792"/>
    <w:rsid w:val="004915F1"/>
    <w:rsid w:val="00491D1B"/>
    <w:rsid w:val="00493DE1"/>
    <w:rsid w:val="00495C30"/>
    <w:rsid w:val="00497BD1"/>
    <w:rsid w:val="004ADFA7"/>
    <w:rsid w:val="004B54C4"/>
    <w:rsid w:val="004B6BC0"/>
    <w:rsid w:val="004C77C4"/>
    <w:rsid w:val="004E116F"/>
    <w:rsid w:val="004E16AF"/>
    <w:rsid w:val="004E18E5"/>
    <w:rsid w:val="004E5595"/>
    <w:rsid w:val="00510E10"/>
    <w:rsid w:val="00515F92"/>
    <w:rsid w:val="00524736"/>
    <w:rsid w:val="005304BB"/>
    <w:rsid w:val="00544ADD"/>
    <w:rsid w:val="00551B3E"/>
    <w:rsid w:val="00552BDF"/>
    <w:rsid w:val="005647A7"/>
    <w:rsid w:val="005826F9"/>
    <w:rsid w:val="005874C1"/>
    <w:rsid w:val="00591139"/>
    <w:rsid w:val="00593A97"/>
    <w:rsid w:val="00594DBE"/>
    <w:rsid w:val="005A1E23"/>
    <w:rsid w:val="005A6F80"/>
    <w:rsid w:val="005B4686"/>
    <w:rsid w:val="005D4792"/>
    <w:rsid w:val="005D6302"/>
    <w:rsid w:val="005D6B88"/>
    <w:rsid w:val="005D6CBA"/>
    <w:rsid w:val="005E3872"/>
    <w:rsid w:val="005E7940"/>
    <w:rsid w:val="00601CC4"/>
    <w:rsid w:val="006039A9"/>
    <w:rsid w:val="00606388"/>
    <w:rsid w:val="00610491"/>
    <w:rsid w:val="006104BC"/>
    <w:rsid w:val="00615A43"/>
    <w:rsid w:val="00617135"/>
    <w:rsid w:val="00634509"/>
    <w:rsid w:val="00637740"/>
    <w:rsid w:val="00643858"/>
    <w:rsid w:val="00645EB7"/>
    <w:rsid w:val="006477C7"/>
    <w:rsid w:val="00647EFE"/>
    <w:rsid w:val="00657175"/>
    <w:rsid w:val="006576AC"/>
    <w:rsid w:val="00664E94"/>
    <w:rsid w:val="0067690B"/>
    <w:rsid w:val="00676ADC"/>
    <w:rsid w:val="00677BD4"/>
    <w:rsid w:val="0068114F"/>
    <w:rsid w:val="0069012F"/>
    <w:rsid w:val="006925CB"/>
    <w:rsid w:val="006971CC"/>
    <w:rsid w:val="006A02DB"/>
    <w:rsid w:val="006A0404"/>
    <w:rsid w:val="006A21F2"/>
    <w:rsid w:val="006A7305"/>
    <w:rsid w:val="006C2CC5"/>
    <w:rsid w:val="006C36EA"/>
    <w:rsid w:val="006C6B6C"/>
    <w:rsid w:val="006C798A"/>
    <w:rsid w:val="006D1B39"/>
    <w:rsid w:val="006D2BE0"/>
    <w:rsid w:val="006D6864"/>
    <w:rsid w:val="006E00C7"/>
    <w:rsid w:val="006E0322"/>
    <w:rsid w:val="006E6FEF"/>
    <w:rsid w:val="006E727B"/>
    <w:rsid w:val="006F1890"/>
    <w:rsid w:val="00703490"/>
    <w:rsid w:val="00710C92"/>
    <w:rsid w:val="0071120E"/>
    <w:rsid w:val="00711D13"/>
    <w:rsid w:val="007175FF"/>
    <w:rsid w:val="00720282"/>
    <w:rsid w:val="0072496D"/>
    <w:rsid w:val="00740F2E"/>
    <w:rsid w:val="00743081"/>
    <w:rsid w:val="007510BA"/>
    <w:rsid w:val="0075512F"/>
    <w:rsid w:val="00755259"/>
    <w:rsid w:val="00755A3F"/>
    <w:rsid w:val="0075E9D1"/>
    <w:rsid w:val="0077196C"/>
    <w:rsid w:val="00772D49"/>
    <w:rsid w:val="007804D0"/>
    <w:rsid w:val="0079333C"/>
    <w:rsid w:val="00796AD6"/>
    <w:rsid w:val="007A243D"/>
    <w:rsid w:val="007A60ED"/>
    <w:rsid w:val="007A6AFD"/>
    <w:rsid w:val="007A6CBC"/>
    <w:rsid w:val="007B217D"/>
    <w:rsid w:val="007B62B4"/>
    <w:rsid w:val="007C2D31"/>
    <w:rsid w:val="007E3E17"/>
    <w:rsid w:val="007E6847"/>
    <w:rsid w:val="007F13CC"/>
    <w:rsid w:val="00802AB7"/>
    <w:rsid w:val="0080489E"/>
    <w:rsid w:val="00806FC9"/>
    <w:rsid w:val="008114B3"/>
    <w:rsid w:val="00816101"/>
    <w:rsid w:val="00826BB9"/>
    <w:rsid w:val="00831C5B"/>
    <w:rsid w:val="008366A4"/>
    <w:rsid w:val="00846CFA"/>
    <w:rsid w:val="00852C28"/>
    <w:rsid w:val="00855B09"/>
    <w:rsid w:val="008711E2"/>
    <w:rsid w:val="00872325"/>
    <w:rsid w:val="00884DC3"/>
    <w:rsid w:val="00886829"/>
    <w:rsid w:val="008A54EA"/>
    <w:rsid w:val="008B2A14"/>
    <w:rsid w:val="008C0420"/>
    <w:rsid w:val="008C2154"/>
    <w:rsid w:val="008C349E"/>
    <w:rsid w:val="008C521F"/>
    <w:rsid w:val="008C61B7"/>
    <w:rsid w:val="008D483B"/>
    <w:rsid w:val="008D486F"/>
    <w:rsid w:val="008E6E48"/>
    <w:rsid w:val="008FA1A9"/>
    <w:rsid w:val="00906B83"/>
    <w:rsid w:val="009129B7"/>
    <w:rsid w:val="00923DE3"/>
    <w:rsid w:val="009316DE"/>
    <w:rsid w:val="00945EFE"/>
    <w:rsid w:val="00950E37"/>
    <w:rsid w:val="009527AE"/>
    <w:rsid w:val="00955C0D"/>
    <w:rsid w:val="00960C51"/>
    <w:rsid w:val="00972923"/>
    <w:rsid w:val="00976D46"/>
    <w:rsid w:val="00982BF5"/>
    <w:rsid w:val="00983581"/>
    <w:rsid w:val="00992AAD"/>
    <w:rsid w:val="00994101"/>
    <w:rsid w:val="009961F3"/>
    <w:rsid w:val="009C2DD3"/>
    <w:rsid w:val="009D2933"/>
    <w:rsid w:val="009E3537"/>
    <w:rsid w:val="009E367D"/>
    <w:rsid w:val="009F44C1"/>
    <w:rsid w:val="00A03D9B"/>
    <w:rsid w:val="00A04448"/>
    <w:rsid w:val="00A073B2"/>
    <w:rsid w:val="00A1391C"/>
    <w:rsid w:val="00A14483"/>
    <w:rsid w:val="00A204EA"/>
    <w:rsid w:val="00A23C39"/>
    <w:rsid w:val="00A24D2B"/>
    <w:rsid w:val="00A310DE"/>
    <w:rsid w:val="00A34161"/>
    <w:rsid w:val="00A36FC9"/>
    <w:rsid w:val="00A41279"/>
    <w:rsid w:val="00A433E9"/>
    <w:rsid w:val="00A45B6E"/>
    <w:rsid w:val="00A47BF4"/>
    <w:rsid w:val="00A639DE"/>
    <w:rsid w:val="00A63D33"/>
    <w:rsid w:val="00A668C9"/>
    <w:rsid w:val="00A71531"/>
    <w:rsid w:val="00A73977"/>
    <w:rsid w:val="00A83491"/>
    <w:rsid w:val="00A84903"/>
    <w:rsid w:val="00A85936"/>
    <w:rsid w:val="00AA21AE"/>
    <w:rsid w:val="00AA2793"/>
    <w:rsid w:val="00AA67FC"/>
    <w:rsid w:val="00AA6D9F"/>
    <w:rsid w:val="00AA7284"/>
    <w:rsid w:val="00AA74D5"/>
    <w:rsid w:val="00AA7DEE"/>
    <w:rsid w:val="00AB0665"/>
    <w:rsid w:val="00AB64A2"/>
    <w:rsid w:val="00AB6B48"/>
    <w:rsid w:val="00AC046D"/>
    <w:rsid w:val="00AC07C8"/>
    <w:rsid w:val="00AC0800"/>
    <w:rsid w:val="00AC47A6"/>
    <w:rsid w:val="00AC661B"/>
    <w:rsid w:val="00AC7151"/>
    <w:rsid w:val="00AE2D68"/>
    <w:rsid w:val="00AE546E"/>
    <w:rsid w:val="00AF3AE6"/>
    <w:rsid w:val="00AF64C4"/>
    <w:rsid w:val="00B06122"/>
    <w:rsid w:val="00B228A8"/>
    <w:rsid w:val="00B26CF1"/>
    <w:rsid w:val="00B33FA8"/>
    <w:rsid w:val="00B352EF"/>
    <w:rsid w:val="00B422CD"/>
    <w:rsid w:val="00B42FFF"/>
    <w:rsid w:val="00B53DC6"/>
    <w:rsid w:val="00B561FD"/>
    <w:rsid w:val="00B64846"/>
    <w:rsid w:val="00B65B33"/>
    <w:rsid w:val="00B774DB"/>
    <w:rsid w:val="00B8366C"/>
    <w:rsid w:val="00B879F8"/>
    <w:rsid w:val="00B93988"/>
    <w:rsid w:val="00B96133"/>
    <w:rsid w:val="00BC0BD9"/>
    <w:rsid w:val="00BD0739"/>
    <w:rsid w:val="00BD7DB8"/>
    <w:rsid w:val="00BE5229"/>
    <w:rsid w:val="00BF1411"/>
    <w:rsid w:val="00C00E7D"/>
    <w:rsid w:val="00C1083F"/>
    <w:rsid w:val="00C149D2"/>
    <w:rsid w:val="00C230D4"/>
    <w:rsid w:val="00C36DF4"/>
    <w:rsid w:val="00C371E1"/>
    <w:rsid w:val="00C516AF"/>
    <w:rsid w:val="00C51E22"/>
    <w:rsid w:val="00C526F3"/>
    <w:rsid w:val="00C56450"/>
    <w:rsid w:val="00C67936"/>
    <w:rsid w:val="00C702F4"/>
    <w:rsid w:val="00C71E9A"/>
    <w:rsid w:val="00C800B3"/>
    <w:rsid w:val="00C876CD"/>
    <w:rsid w:val="00C96A12"/>
    <w:rsid w:val="00CA0205"/>
    <w:rsid w:val="00CA0ACD"/>
    <w:rsid w:val="00CA24AE"/>
    <w:rsid w:val="00CA2581"/>
    <w:rsid w:val="00CA6BBE"/>
    <w:rsid w:val="00CA7604"/>
    <w:rsid w:val="00CB0CFC"/>
    <w:rsid w:val="00CB226D"/>
    <w:rsid w:val="00CB3FD7"/>
    <w:rsid w:val="00CC1CCD"/>
    <w:rsid w:val="00CC413F"/>
    <w:rsid w:val="00CC5943"/>
    <w:rsid w:val="00CD15C8"/>
    <w:rsid w:val="00CD7DA7"/>
    <w:rsid w:val="00CF286B"/>
    <w:rsid w:val="00CF332F"/>
    <w:rsid w:val="00D00120"/>
    <w:rsid w:val="00D155E0"/>
    <w:rsid w:val="00D24D46"/>
    <w:rsid w:val="00D27A4D"/>
    <w:rsid w:val="00D30C78"/>
    <w:rsid w:val="00D403F0"/>
    <w:rsid w:val="00D4357C"/>
    <w:rsid w:val="00D4636C"/>
    <w:rsid w:val="00D5315F"/>
    <w:rsid w:val="00D6227F"/>
    <w:rsid w:val="00D671CB"/>
    <w:rsid w:val="00D728A0"/>
    <w:rsid w:val="00D8212C"/>
    <w:rsid w:val="00D9106A"/>
    <w:rsid w:val="00D93422"/>
    <w:rsid w:val="00D93AB8"/>
    <w:rsid w:val="00D93C97"/>
    <w:rsid w:val="00DA2FC4"/>
    <w:rsid w:val="00DA778B"/>
    <w:rsid w:val="00DB2E14"/>
    <w:rsid w:val="00DB66F6"/>
    <w:rsid w:val="00DC2DCD"/>
    <w:rsid w:val="00DD02F5"/>
    <w:rsid w:val="00DE1130"/>
    <w:rsid w:val="00DE4B6C"/>
    <w:rsid w:val="00DF4E83"/>
    <w:rsid w:val="00DF52CE"/>
    <w:rsid w:val="00DF7782"/>
    <w:rsid w:val="00DF79A5"/>
    <w:rsid w:val="00E07485"/>
    <w:rsid w:val="00E134E3"/>
    <w:rsid w:val="00E215B1"/>
    <w:rsid w:val="00E218C4"/>
    <w:rsid w:val="00E3086F"/>
    <w:rsid w:val="00E44F55"/>
    <w:rsid w:val="00E51443"/>
    <w:rsid w:val="00E52C6B"/>
    <w:rsid w:val="00E53C77"/>
    <w:rsid w:val="00E66276"/>
    <w:rsid w:val="00E72DD8"/>
    <w:rsid w:val="00E8542F"/>
    <w:rsid w:val="00E977D4"/>
    <w:rsid w:val="00EA0351"/>
    <w:rsid w:val="00EA0B02"/>
    <w:rsid w:val="00EA72B3"/>
    <w:rsid w:val="00EB24D9"/>
    <w:rsid w:val="00EC1E33"/>
    <w:rsid w:val="00EC3028"/>
    <w:rsid w:val="00EC4CF9"/>
    <w:rsid w:val="00EE0C19"/>
    <w:rsid w:val="00F049BD"/>
    <w:rsid w:val="00F05789"/>
    <w:rsid w:val="00F07363"/>
    <w:rsid w:val="00F2003A"/>
    <w:rsid w:val="00F2165C"/>
    <w:rsid w:val="00F22A29"/>
    <w:rsid w:val="00F34500"/>
    <w:rsid w:val="00F36AFD"/>
    <w:rsid w:val="00F439E9"/>
    <w:rsid w:val="00F44A73"/>
    <w:rsid w:val="00F52D99"/>
    <w:rsid w:val="00F62AC3"/>
    <w:rsid w:val="00F65DE5"/>
    <w:rsid w:val="00F71C79"/>
    <w:rsid w:val="00F75074"/>
    <w:rsid w:val="00F77691"/>
    <w:rsid w:val="00F85ADB"/>
    <w:rsid w:val="00F85EA6"/>
    <w:rsid w:val="00F87E7D"/>
    <w:rsid w:val="00FB3D12"/>
    <w:rsid w:val="00FB4FAE"/>
    <w:rsid w:val="00FC2581"/>
    <w:rsid w:val="00FD0D01"/>
    <w:rsid w:val="00FE1F9C"/>
    <w:rsid w:val="00FE22D8"/>
    <w:rsid w:val="00FE2891"/>
    <w:rsid w:val="00FF1F6A"/>
    <w:rsid w:val="00FF538E"/>
    <w:rsid w:val="011DC175"/>
    <w:rsid w:val="012A3615"/>
    <w:rsid w:val="012FF8F5"/>
    <w:rsid w:val="0150F692"/>
    <w:rsid w:val="018FDDAE"/>
    <w:rsid w:val="0193AB46"/>
    <w:rsid w:val="01B3CFF4"/>
    <w:rsid w:val="01C2F863"/>
    <w:rsid w:val="01D350F9"/>
    <w:rsid w:val="02186840"/>
    <w:rsid w:val="025F7ACC"/>
    <w:rsid w:val="026D1CA9"/>
    <w:rsid w:val="02824815"/>
    <w:rsid w:val="02D68724"/>
    <w:rsid w:val="03009E49"/>
    <w:rsid w:val="03760140"/>
    <w:rsid w:val="039B6FA4"/>
    <w:rsid w:val="03AA2172"/>
    <w:rsid w:val="03AC9978"/>
    <w:rsid w:val="03B8CFE4"/>
    <w:rsid w:val="03DA747A"/>
    <w:rsid w:val="03E6A00C"/>
    <w:rsid w:val="03F78DBA"/>
    <w:rsid w:val="042EFE99"/>
    <w:rsid w:val="0462D615"/>
    <w:rsid w:val="04764E6F"/>
    <w:rsid w:val="0481A84B"/>
    <w:rsid w:val="04B9439F"/>
    <w:rsid w:val="04DF7EDE"/>
    <w:rsid w:val="05BE52D8"/>
    <w:rsid w:val="05EA56C6"/>
    <w:rsid w:val="0614D165"/>
    <w:rsid w:val="061FF039"/>
    <w:rsid w:val="063EB32D"/>
    <w:rsid w:val="065FD493"/>
    <w:rsid w:val="06602842"/>
    <w:rsid w:val="067860E2"/>
    <w:rsid w:val="06B6BC12"/>
    <w:rsid w:val="06D34470"/>
    <w:rsid w:val="06E68845"/>
    <w:rsid w:val="06F59307"/>
    <w:rsid w:val="06FC0C59"/>
    <w:rsid w:val="072463C0"/>
    <w:rsid w:val="0777DA81"/>
    <w:rsid w:val="07A62CFF"/>
    <w:rsid w:val="07D1E7CA"/>
    <w:rsid w:val="07DA806C"/>
    <w:rsid w:val="080D3B9F"/>
    <w:rsid w:val="08225652"/>
    <w:rsid w:val="0865D3AA"/>
    <w:rsid w:val="0880E42D"/>
    <w:rsid w:val="0894B375"/>
    <w:rsid w:val="089DE151"/>
    <w:rsid w:val="089FD7C4"/>
    <w:rsid w:val="08A9DA22"/>
    <w:rsid w:val="08B03CFB"/>
    <w:rsid w:val="097C66DD"/>
    <w:rsid w:val="09A5E3B8"/>
    <w:rsid w:val="09B28B17"/>
    <w:rsid w:val="09CF1EC9"/>
    <w:rsid w:val="0A12B3B4"/>
    <w:rsid w:val="0AC2854F"/>
    <w:rsid w:val="0AC5D31C"/>
    <w:rsid w:val="0B066B70"/>
    <w:rsid w:val="0B496B57"/>
    <w:rsid w:val="0B6FACA1"/>
    <w:rsid w:val="0B91F1A2"/>
    <w:rsid w:val="0BA46CA6"/>
    <w:rsid w:val="0C1E9423"/>
    <w:rsid w:val="0C228ADF"/>
    <w:rsid w:val="0C57842F"/>
    <w:rsid w:val="0C68FEB3"/>
    <w:rsid w:val="0C72D220"/>
    <w:rsid w:val="0CA7B54C"/>
    <w:rsid w:val="0CD3E9CE"/>
    <w:rsid w:val="0CD65873"/>
    <w:rsid w:val="0CE0431D"/>
    <w:rsid w:val="0D03F1C0"/>
    <w:rsid w:val="0D67C088"/>
    <w:rsid w:val="0DA07FC1"/>
    <w:rsid w:val="0DCD3E2E"/>
    <w:rsid w:val="0DF12C4C"/>
    <w:rsid w:val="0E016FC0"/>
    <w:rsid w:val="0EAB926E"/>
    <w:rsid w:val="0EB73093"/>
    <w:rsid w:val="0EBCEB94"/>
    <w:rsid w:val="0EE31C2C"/>
    <w:rsid w:val="0EE759E6"/>
    <w:rsid w:val="0EED4BEE"/>
    <w:rsid w:val="0EFA634B"/>
    <w:rsid w:val="0F4C2E75"/>
    <w:rsid w:val="0F5E6E38"/>
    <w:rsid w:val="0F756852"/>
    <w:rsid w:val="0F8C9833"/>
    <w:rsid w:val="0F9AE2E6"/>
    <w:rsid w:val="0F9FAC61"/>
    <w:rsid w:val="0FAC662A"/>
    <w:rsid w:val="0FD280AA"/>
    <w:rsid w:val="0FDDE138"/>
    <w:rsid w:val="0FF298AF"/>
    <w:rsid w:val="1036D08F"/>
    <w:rsid w:val="104E165B"/>
    <w:rsid w:val="105BAEA9"/>
    <w:rsid w:val="10634203"/>
    <w:rsid w:val="11178C45"/>
    <w:rsid w:val="111B3F9B"/>
    <w:rsid w:val="111D4568"/>
    <w:rsid w:val="11276587"/>
    <w:rsid w:val="1160413B"/>
    <w:rsid w:val="11A051AC"/>
    <w:rsid w:val="11DA4A14"/>
    <w:rsid w:val="12226BC5"/>
    <w:rsid w:val="125FB9E6"/>
    <w:rsid w:val="12D63FC7"/>
    <w:rsid w:val="12E7567C"/>
    <w:rsid w:val="132F2510"/>
    <w:rsid w:val="13457ADA"/>
    <w:rsid w:val="135E0ABB"/>
    <w:rsid w:val="13896454"/>
    <w:rsid w:val="1389F29A"/>
    <w:rsid w:val="13A9509A"/>
    <w:rsid w:val="13EBE94E"/>
    <w:rsid w:val="1400CDA1"/>
    <w:rsid w:val="14148444"/>
    <w:rsid w:val="1494E724"/>
    <w:rsid w:val="14A5F1F6"/>
    <w:rsid w:val="14AAAE23"/>
    <w:rsid w:val="14AAE759"/>
    <w:rsid w:val="14D83E8E"/>
    <w:rsid w:val="152339BD"/>
    <w:rsid w:val="156BD77F"/>
    <w:rsid w:val="15837BFB"/>
    <w:rsid w:val="158773B0"/>
    <w:rsid w:val="158787C6"/>
    <w:rsid w:val="1593EBA0"/>
    <w:rsid w:val="1595E180"/>
    <w:rsid w:val="15F8525B"/>
    <w:rsid w:val="16086D69"/>
    <w:rsid w:val="165AD361"/>
    <w:rsid w:val="165C201F"/>
    <w:rsid w:val="166090DC"/>
    <w:rsid w:val="1672A725"/>
    <w:rsid w:val="16BBD465"/>
    <w:rsid w:val="16EA28DE"/>
    <w:rsid w:val="171FDCEB"/>
    <w:rsid w:val="178D6399"/>
    <w:rsid w:val="179820F7"/>
    <w:rsid w:val="17AB0B0E"/>
    <w:rsid w:val="17AE2FAA"/>
    <w:rsid w:val="17B289B8"/>
    <w:rsid w:val="17C78D5B"/>
    <w:rsid w:val="17C86A30"/>
    <w:rsid w:val="183145F4"/>
    <w:rsid w:val="18413194"/>
    <w:rsid w:val="1845874F"/>
    <w:rsid w:val="18632E3E"/>
    <w:rsid w:val="1872171A"/>
    <w:rsid w:val="18751CDE"/>
    <w:rsid w:val="1899C2AC"/>
    <w:rsid w:val="18AB388E"/>
    <w:rsid w:val="18C647A4"/>
    <w:rsid w:val="18EF9872"/>
    <w:rsid w:val="192AB416"/>
    <w:rsid w:val="192EF401"/>
    <w:rsid w:val="196CB1EF"/>
    <w:rsid w:val="197DE14E"/>
    <w:rsid w:val="19897B88"/>
    <w:rsid w:val="19ABA0F6"/>
    <w:rsid w:val="19C69A8D"/>
    <w:rsid w:val="1A2B5A3E"/>
    <w:rsid w:val="1A37E824"/>
    <w:rsid w:val="1A4A3467"/>
    <w:rsid w:val="1A4C02DC"/>
    <w:rsid w:val="1A98AFEC"/>
    <w:rsid w:val="1AA33471"/>
    <w:rsid w:val="1AA9217A"/>
    <w:rsid w:val="1AC16A02"/>
    <w:rsid w:val="1B3B3E25"/>
    <w:rsid w:val="1B62FAE8"/>
    <w:rsid w:val="1B7F432D"/>
    <w:rsid w:val="1BD82351"/>
    <w:rsid w:val="1C0986A1"/>
    <w:rsid w:val="1C21B15B"/>
    <w:rsid w:val="1C29BA8A"/>
    <w:rsid w:val="1C3FC03F"/>
    <w:rsid w:val="1C5E5EE5"/>
    <w:rsid w:val="1C6C1C91"/>
    <w:rsid w:val="1C76AA7E"/>
    <w:rsid w:val="1C946B9B"/>
    <w:rsid w:val="1CA95784"/>
    <w:rsid w:val="1CA9703A"/>
    <w:rsid w:val="1CCAA0D2"/>
    <w:rsid w:val="1D2B679A"/>
    <w:rsid w:val="1D7943BA"/>
    <w:rsid w:val="1D7D5C5F"/>
    <w:rsid w:val="1D8C3400"/>
    <w:rsid w:val="1DB95D39"/>
    <w:rsid w:val="1E56B60D"/>
    <w:rsid w:val="1E5B364D"/>
    <w:rsid w:val="1EA9B14E"/>
    <w:rsid w:val="1ED1D3BB"/>
    <w:rsid w:val="1EEB362D"/>
    <w:rsid w:val="1F475E18"/>
    <w:rsid w:val="1F4826F6"/>
    <w:rsid w:val="1F83F439"/>
    <w:rsid w:val="1F9CA79D"/>
    <w:rsid w:val="1FB2E1FD"/>
    <w:rsid w:val="1FC5EEBC"/>
    <w:rsid w:val="1FE030F6"/>
    <w:rsid w:val="1FFC6B1B"/>
    <w:rsid w:val="1FFE60C3"/>
    <w:rsid w:val="2026DD8E"/>
    <w:rsid w:val="20C3A86C"/>
    <w:rsid w:val="20E092C9"/>
    <w:rsid w:val="20FF3684"/>
    <w:rsid w:val="213D8C4C"/>
    <w:rsid w:val="21463320"/>
    <w:rsid w:val="216DB264"/>
    <w:rsid w:val="21842A32"/>
    <w:rsid w:val="2199CABE"/>
    <w:rsid w:val="21B5F058"/>
    <w:rsid w:val="22082698"/>
    <w:rsid w:val="22437FB3"/>
    <w:rsid w:val="22547E90"/>
    <w:rsid w:val="229B953A"/>
    <w:rsid w:val="22E1002B"/>
    <w:rsid w:val="231E309B"/>
    <w:rsid w:val="23204D42"/>
    <w:rsid w:val="2393B494"/>
    <w:rsid w:val="23A10487"/>
    <w:rsid w:val="23A64BFB"/>
    <w:rsid w:val="23A78618"/>
    <w:rsid w:val="23DCAF68"/>
    <w:rsid w:val="242AE6A7"/>
    <w:rsid w:val="24533E51"/>
    <w:rsid w:val="2458FA9A"/>
    <w:rsid w:val="24649089"/>
    <w:rsid w:val="247F89EE"/>
    <w:rsid w:val="249C3117"/>
    <w:rsid w:val="24EB3B6D"/>
    <w:rsid w:val="25CF4D6C"/>
    <w:rsid w:val="25D74BA0"/>
    <w:rsid w:val="260B941B"/>
    <w:rsid w:val="262D10A0"/>
    <w:rsid w:val="262E53B1"/>
    <w:rsid w:val="265787F5"/>
    <w:rsid w:val="265F4819"/>
    <w:rsid w:val="267867E0"/>
    <w:rsid w:val="269292A5"/>
    <w:rsid w:val="26964690"/>
    <w:rsid w:val="26B03BB2"/>
    <w:rsid w:val="26C4A8C1"/>
    <w:rsid w:val="26D7F28A"/>
    <w:rsid w:val="270ED7FC"/>
    <w:rsid w:val="275D928C"/>
    <w:rsid w:val="27640D1D"/>
    <w:rsid w:val="27680849"/>
    <w:rsid w:val="27B6F16A"/>
    <w:rsid w:val="27BEF67E"/>
    <w:rsid w:val="27BFAFE1"/>
    <w:rsid w:val="27C45E79"/>
    <w:rsid w:val="27C48E84"/>
    <w:rsid w:val="282C7C90"/>
    <w:rsid w:val="284F656A"/>
    <w:rsid w:val="286DB1B2"/>
    <w:rsid w:val="28820E27"/>
    <w:rsid w:val="28B97BB7"/>
    <w:rsid w:val="28D16BAB"/>
    <w:rsid w:val="28D50C2B"/>
    <w:rsid w:val="28DCBB6A"/>
    <w:rsid w:val="28F3AD4D"/>
    <w:rsid w:val="28F9A927"/>
    <w:rsid w:val="29342350"/>
    <w:rsid w:val="293529C0"/>
    <w:rsid w:val="2992F080"/>
    <w:rsid w:val="29A0E412"/>
    <w:rsid w:val="29B5A8FF"/>
    <w:rsid w:val="29CA080C"/>
    <w:rsid w:val="29D08D1A"/>
    <w:rsid w:val="29F28F1D"/>
    <w:rsid w:val="29F56690"/>
    <w:rsid w:val="2A272E31"/>
    <w:rsid w:val="2A5B627A"/>
    <w:rsid w:val="2A65FFC1"/>
    <w:rsid w:val="2A7588F8"/>
    <w:rsid w:val="2A95CC96"/>
    <w:rsid w:val="2AB0ABFF"/>
    <w:rsid w:val="2B2B379B"/>
    <w:rsid w:val="2BA3C2A1"/>
    <w:rsid w:val="2BA44DED"/>
    <w:rsid w:val="2BAB2E90"/>
    <w:rsid w:val="2C056E05"/>
    <w:rsid w:val="2C14C184"/>
    <w:rsid w:val="2C18152E"/>
    <w:rsid w:val="2C1C565A"/>
    <w:rsid w:val="2C269217"/>
    <w:rsid w:val="2C2D95AB"/>
    <w:rsid w:val="2C37C6F9"/>
    <w:rsid w:val="2C3AAE76"/>
    <w:rsid w:val="2C55AEA2"/>
    <w:rsid w:val="2C614CE0"/>
    <w:rsid w:val="2CA300D9"/>
    <w:rsid w:val="2CAB7708"/>
    <w:rsid w:val="2CC4F176"/>
    <w:rsid w:val="2CDC005F"/>
    <w:rsid w:val="2CED4A24"/>
    <w:rsid w:val="2DB82E8C"/>
    <w:rsid w:val="2DCA0CDB"/>
    <w:rsid w:val="2DD34585"/>
    <w:rsid w:val="2DD355CC"/>
    <w:rsid w:val="2DF82F3F"/>
    <w:rsid w:val="2E331CA9"/>
    <w:rsid w:val="2ECCBAE3"/>
    <w:rsid w:val="2F1790EF"/>
    <w:rsid w:val="2F1BBEED"/>
    <w:rsid w:val="2F49A63D"/>
    <w:rsid w:val="2F4D3F2D"/>
    <w:rsid w:val="2F7088FD"/>
    <w:rsid w:val="2F7490D7"/>
    <w:rsid w:val="2FD0A81A"/>
    <w:rsid w:val="30154E37"/>
    <w:rsid w:val="30AA415C"/>
    <w:rsid w:val="30AC9C3F"/>
    <w:rsid w:val="30D157F2"/>
    <w:rsid w:val="30E3BE3A"/>
    <w:rsid w:val="30EB81F8"/>
    <w:rsid w:val="30EF9BA3"/>
    <w:rsid w:val="3102D79D"/>
    <w:rsid w:val="3137299D"/>
    <w:rsid w:val="313A41A9"/>
    <w:rsid w:val="313D4B87"/>
    <w:rsid w:val="3155B88A"/>
    <w:rsid w:val="31D8D7CE"/>
    <w:rsid w:val="3200971F"/>
    <w:rsid w:val="3202842A"/>
    <w:rsid w:val="32245824"/>
    <w:rsid w:val="32284FCE"/>
    <w:rsid w:val="3296EC29"/>
    <w:rsid w:val="32B45C40"/>
    <w:rsid w:val="32B9A956"/>
    <w:rsid w:val="32BF13BD"/>
    <w:rsid w:val="32DFCF26"/>
    <w:rsid w:val="32FD4588"/>
    <w:rsid w:val="332A30EE"/>
    <w:rsid w:val="333781B6"/>
    <w:rsid w:val="3364F980"/>
    <w:rsid w:val="336C8494"/>
    <w:rsid w:val="3380554D"/>
    <w:rsid w:val="33B34707"/>
    <w:rsid w:val="33E473AC"/>
    <w:rsid w:val="340B3135"/>
    <w:rsid w:val="34264368"/>
    <w:rsid w:val="34324D0D"/>
    <w:rsid w:val="34393BF6"/>
    <w:rsid w:val="347D150F"/>
    <w:rsid w:val="34A2AC52"/>
    <w:rsid w:val="34B5FEF4"/>
    <w:rsid w:val="34B99B58"/>
    <w:rsid w:val="34D9A951"/>
    <w:rsid w:val="352D1A2B"/>
    <w:rsid w:val="35881A83"/>
    <w:rsid w:val="359D3721"/>
    <w:rsid w:val="35ABA1C3"/>
    <w:rsid w:val="35D1FCD7"/>
    <w:rsid w:val="35DB1A44"/>
    <w:rsid w:val="3601462B"/>
    <w:rsid w:val="3617F52F"/>
    <w:rsid w:val="3637BFB2"/>
    <w:rsid w:val="363D842B"/>
    <w:rsid w:val="36593580"/>
    <w:rsid w:val="3691F26D"/>
    <w:rsid w:val="36A3B674"/>
    <w:rsid w:val="36D87927"/>
    <w:rsid w:val="3709B99F"/>
    <w:rsid w:val="374CD6B5"/>
    <w:rsid w:val="3754CF16"/>
    <w:rsid w:val="37567766"/>
    <w:rsid w:val="375C526C"/>
    <w:rsid w:val="376FA4AC"/>
    <w:rsid w:val="37CC6422"/>
    <w:rsid w:val="38586636"/>
    <w:rsid w:val="388AF3E7"/>
    <w:rsid w:val="389A91E0"/>
    <w:rsid w:val="38CCF17C"/>
    <w:rsid w:val="38D50710"/>
    <w:rsid w:val="38E495C5"/>
    <w:rsid w:val="38F21D3F"/>
    <w:rsid w:val="393A1331"/>
    <w:rsid w:val="39696569"/>
    <w:rsid w:val="398155F9"/>
    <w:rsid w:val="39830621"/>
    <w:rsid w:val="39937D86"/>
    <w:rsid w:val="39D3F584"/>
    <w:rsid w:val="39EC7E86"/>
    <w:rsid w:val="39ECA4D2"/>
    <w:rsid w:val="3A079053"/>
    <w:rsid w:val="3A131F0D"/>
    <w:rsid w:val="3A6853B9"/>
    <w:rsid w:val="3A90ACFD"/>
    <w:rsid w:val="3AB69887"/>
    <w:rsid w:val="3AB72741"/>
    <w:rsid w:val="3ABC80FE"/>
    <w:rsid w:val="3B43D53E"/>
    <w:rsid w:val="3B4E73C6"/>
    <w:rsid w:val="3B52FFB3"/>
    <w:rsid w:val="3B661D33"/>
    <w:rsid w:val="3BB4DCE7"/>
    <w:rsid w:val="3BF03CE7"/>
    <w:rsid w:val="3BFFBE11"/>
    <w:rsid w:val="3C784049"/>
    <w:rsid w:val="3CE3E592"/>
    <w:rsid w:val="3D185D95"/>
    <w:rsid w:val="3D623BF6"/>
    <w:rsid w:val="3DD53136"/>
    <w:rsid w:val="3E14BD6B"/>
    <w:rsid w:val="3E711DEF"/>
    <w:rsid w:val="3E75B484"/>
    <w:rsid w:val="3EA28E9C"/>
    <w:rsid w:val="3EADC63B"/>
    <w:rsid w:val="3ED8176E"/>
    <w:rsid w:val="3F00D649"/>
    <w:rsid w:val="3F08021F"/>
    <w:rsid w:val="3F2532AF"/>
    <w:rsid w:val="3F368B28"/>
    <w:rsid w:val="3F51C3BB"/>
    <w:rsid w:val="3F87F81A"/>
    <w:rsid w:val="3F9225DF"/>
    <w:rsid w:val="3FCB05C3"/>
    <w:rsid w:val="3FFA0D4E"/>
    <w:rsid w:val="400F4CF1"/>
    <w:rsid w:val="401AEE89"/>
    <w:rsid w:val="401F107A"/>
    <w:rsid w:val="402D588D"/>
    <w:rsid w:val="40365E7C"/>
    <w:rsid w:val="4037C690"/>
    <w:rsid w:val="40DE5400"/>
    <w:rsid w:val="40E85CA2"/>
    <w:rsid w:val="4107C4CD"/>
    <w:rsid w:val="412491C9"/>
    <w:rsid w:val="413A57D1"/>
    <w:rsid w:val="416D4087"/>
    <w:rsid w:val="41C063EB"/>
    <w:rsid w:val="41D1DF6A"/>
    <w:rsid w:val="41D77AFB"/>
    <w:rsid w:val="42050255"/>
    <w:rsid w:val="422603BE"/>
    <w:rsid w:val="4240C532"/>
    <w:rsid w:val="4284D3A0"/>
    <w:rsid w:val="429B120B"/>
    <w:rsid w:val="42C23043"/>
    <w:rsid w:val="42E787A1"/>
    <w:rsid w:val="432370B2"/>
    <w:rsid w:val="4323E5DC"/>
    <w:rsid w:val="4336204B"/>
    <w:rsid w:val="4371B891"/>
    <w:rsid w:val="43779A1A"/>
    <w:rsid w:val="438B3824"/>
    <w:rsid w:val="439A2164"/>
    <w:rsid w:val="43A39539"/>
    <w:rsid w:val="43E5D646"/>
    <w:rsid w:val="43E78DA1"/>
    <w:rsid w:val="446DD429"/>
    <w:rsid w:val="447A3536"/>
    <w:rsid w:val="447B2F83"/>
    <w:rsid w:val="44934C36"/>
    <w:rsid w:val="44996585"/>
    <w:rsid w:val="44F5D2E0"/>
    <w:rsid w:val="457FE05C"/>
    <w:rsid w:val="45812F7E"/>
    <w:rsid w:val="45C18A42"/>
    <w:rsid w:val="46907964"/>
    <w:rsid w:val="46B7724F"/>
    <w:rsid w:val="46F454EC"/>
    <w:rsid w:val="4701162B"/>
    <w:rsid w:val="47045A85"/>
    <w:rsid w:val="470AA2A9"/>
    <w:rsid w:val="4712ABF3"/>
    <w:rsid w:val="472580DC"/>
    <w:rsid w:val="475EFF5A"/>
    <w:rsid w:val="47EE6E12"/>
    <w:rsid w:val="47F5AD6E"/>
    <w:rsid w:val="47F63D68"/>
    <w:rsid w:val="47FC195A"/>
    <w:rsid w:val="47FCC860"/>
    <w:rsid w:val="48685106"/>
    <w:rsid w:val="48CC2C1F"/>
    <w:rsid w:val="491EE64A"/>
    <w:rsid w:val="493AC717"/>
    <w:rsid w:val="49510BCE"/>
    <w:rsid w:val="4951C677"/>
    <w:rsid w:val="496B8881"/>
    <w:rsid w:val="49B63333"/>
    <w:rsid w:val="49D721E3"/>
    <w:rsid w:val="49F9525B"/>
    <w:rsid w:val="49FDD675"/>
    <w:rsid w:val="4A2AA39D"/>
    <w:rsid w:val="4A511AC9"/>
    <w:rsid w:val="4A518E13"/>
    <w:rsid w:val="4A823744"/>
    <w:rsid w:val="4A8306ED"/>
    <w:rsid w:val="4B847EE3"/>
    <w:rsid w:val="4B86ABAE"/>
    <w:rsid w:val="4B883B8F"/>
    <w:rsid w:val="4BA453CD"/>
    <w:rsid w:val="4BAA81A0"/>
    <w:rsid w:val="4BC64E37"/>
    <w:rsid w:val="4BE7569E"/>
    <w:rsid w:val="4BFFDAC4"/>
    <w:rsid w:val="4C1653D4"/>
    <w:rsid w:val="4C2CB694"/>
    <w:rsid w:val="4C932C54"/>
    <w:rsid w:val="4C9802F6"/>
    <w:rsid w:val="4CB8F4FB"/>
    <w:rsid w:val="4CC8E024"/>
    <w:rsid w:val="4CF0403E"/>
    <w:rsid w:val="4D05441D"/>
    <w:rsid w:val="4D10EC1C"/>
    <w:rsid w:val="4D3D542B"/>
    <w:rsid w:val="4D5FD404"/>
    <w:rsid w:val="4D648F71"/>
    <w:rsid w:val="4D704563"/>
    <w:rsid w:val="4DBA5702"/>
    <w:rsid w:val="4DDDEA74"/>
    <w:rsid w:val="4DE463BB"/>
    <w:rsid w:val="4E1F5B27"/>
    <w:rsid w:val="4E8ED743"/>
    <w:rsid w:val="4EA8C39B"/>
    <w:rsid w:val="4EB1B90E"/>
    <w:rsid w:val="4ED48BB2"/>
    <w:rsid w:val="4F0E2C2E"/>
    <w:rsid w:val="4F1B1412"/>
    <w:rsid w:val="4F553AD2"/>
    <w:rsid w:val="4F71F2BA"/>
    <w:rsid w:val="4FBA5E7A"/>
    <w:rsid w:val="5002238E"/>
    <w:rsid w:val="503E7B3C"/>
    <w:rsid w:val="505C36D2"/>
    <w:rsid w:val="510788A3"/>
    <w:rsid w:val="5131C7D1"/>
    <w:rsid w:val="51471C26"/>
    <w:rsid w:val="51480DAD"/>
    <w:rsid w:val="51A17362"/>
    <w:rsid w:val="51C9AE12"/>
    <w:rsid w:val="51F1BA45"/>
    <w:rsid w:val="51F87A14"/>
    <w:rsid w:val="51FAD8AA"/>
    <w:rsid w:val="521F1C6E"/>
    <w:rsid w:val="52647147"/>
    <w:rsid w:val="529EEB3C"/>
    <w:rsid w:val="52AF41F7"/>
    <w:rsid w:val="52DFA687"/>
    <w:rsid w:val="52E81F96"/>
    <w:rsid w:val="53261D79"/>
    <w:rsid w:val="5338A510"/>
    <w:rsid w:val="53571B5A"/>
    <w:rsid w:val="5370BD9E"/>
    <w:rsid w:val="5372CBE7"/>
    <w:rsid w:val="5376F64E"/>
    <w:rsid w:val="539018AE"/>
    <w:rsid w:val="5395B521"/>
    <w:rsid w:val="53B825EC"/>
    <w:rsid w:val="53C239EE"/>
    <w:rsid w:val="53E425AA"/>
    <w:rsid w:val="53E889AC"/>
    <w:rsid w:val="53EEFBB2"/>
    <w:rsid w:val="54009556"/>
    <w:rsid w:val="5416119A"/>
    <w:rsid w:val="542BA98D"/>
    <w:rsid w:val="54333E27"/>
    <w:rsid w:val="54551528"/>
    <w:rsid w:val="54B52490"/>
    <w:rsid w:val="54E2F314"/>
    <w:rsid w:val="54F6BD39"/>
    <w:rsid w:val="553C1B1C"/>
    <w:rsid w:val="554276D3"/>
    <w:rsid w:val="55A17094"/>
    <w:rsid w:val="55AF46DA"/>
    <w:rsid w:val="55B1E3FD"/>
    <w:rsid w:val="55B8CF7E"/>
    <w:rsid w:val="55BDC768"/>
    <w:rsid w:val="55DDAEB5"/>
    <w:rsid w:val="55FCAEC9"/>
    <w:rsid w:val="55FE1ACF"/>
    <w:rsid w:val="5616F359"/>
    <w:rsid w:val="561D08C5"/>
    <w:rsid w:val="5632BF5C"/>
    <w:rsid w:val="566A8791"/>
    <w:rsid w:val="56C6B0B7"/>
    <w:rsid w:val="575909B6"/>
    <w:rsid w:val="57688E5B"/>
    <w:rsid w:val="57FB7684"/>
    <w:rsid w:val="580F43D7"/>
    <w:rsid w:val="58339078"/>
    <w:rsid w:val="588CF8EA"/>
    <w:rsid w:val="588DF5C8"/>
    <w:rsid w:val="58B07765"/>
    <w:rsid w:val="58DEDB9F"/>
    <w:rsid w:val="58F3CF0A"/>
    <w:rsid w:val="591C8FB5"/>
    <w:rsid w:val="594937E5"/>
    <w:rsid w:val="5963370C"/>
    <w:rsid w:val="59641CF3"/>
    <w:rsid w:val="598AFFED"/>
    <w:rsid w:val="59B94F80"/>
    <w:rsid w:val="59C26B3E"/>
    <w:rsid w:val="59EB91C0"/>
    <w:rsid w:val="59F1DE04"/>
    <w:rsid w:val="5A41FAA1"/>
    <w:rsid w:val="5A4F039C"/>
    <w:rsid w:val="5A5D0A29"/>
    <w:rsid w:val="5A80D053"/>
    <w:rsid w:val="5ADCB877"/>
    <w:rsid w:val="5AE350C8"/>
    <w:rsid w:val="5AE64524"/>
    <w:rsid w:val="5AE6E199"/>
    <w:rsid w:val="5B194BE3"/>
    <w:rsid w:val="5B86A8B0"/>
    <w:rsid w:val="5BD07B40"/>
    <w:rsid w:val="5BE91E60"/>
    <w:rsid w:val="5BFCC52D"/>
    <w:rsid w:val="5C60D2C9"/>
    <w:rsid w:val="5C68DEF7"/>
    <w:rsid w:val="5C75C6D7"/>
    <w:rsid w:val="5C896B8E"/>
    <w:rsid w:val="5CB6A7DE"/>
    <w:rsid w:val="5CE1B238"/>
    <w:rsid w:val="5D34F5AA"/>
    <w:rsid w:val="5D89B93C"/>
    <w:rsid w:val="5DACCEE7"/>
    <w:rsid w:val="5DC4B2A3"/>
    <w:rsid w:val="5DF709CE"/>
    <w:rsid w:val="5DFEFB9B"/>
    <w:rsid w:val="5E163D9D"/>
    <w:rsid w:val="5E1F2F46"/>
    <w:rsid w:val="5E5F9C26"/>
    <w:rsid w:val="5E7CDA7E"/>
    <w:rsid w:val="5E805722"/>
    <w:rsid w:val="5EA2EB04"/>
    <w:rsid w:val="5EB50174"/>
    <w:rsid w:val="5EBF40D5"/>
    <w:rsid w:val="5ED1C29C"/>
    <w:rsid w:val="5EE2A34E"/>
    <w:rsid w:val="5EFF4A8A"/>
    <w:rsid w:val="5F296E08"/>
    <w:rsid w:val="5F516AB5"/>
    <w:rsid w:val="5F6060D4"/>
    <w:rsid w:val="5FD95E22"/>
    <w:rsid w:val="5FE901F4"/>
    <w:rsid w:val="6052960C"/>
    <w:rsid w:val="605A2DC6"/>
    <w:rsid w:val="60615FD6"/>
    <w:rsid w:val="60BB1C06"/>
    <w:rsid w:val="6116398C"/>
    <w:rsid w:val="6126C517"/>
    <w:rsid w:val="6137B416"/>
    <w:rsid w:val="613FC3BD"/>
    <w:rsid w:val="61A6C0C4"/>
    <w:rsid w:val="61ACC83F"/>
    <w:rsid w:val="62595FBE"/>
    <w:rsid w:val="625DEFAC"/>
    <w:rsid w:val="626BEC10"/>
    <w:rsid w:val="627F4B45"/>
    <w:rsid w:val="62CEFA0C"/>
    <w:rsid w:val="63059063"/>
    <w:rsid w:val="6315DAE3"/>
    <w:rsid w:val="63417237"/>
    <w:rsid w:val="634267F6"/>
    <w:rsid w:val="63429D92"/>
    <w:rsid w:val="639D5BB4"/>
    <w:rsid w:val="63B655A0"/>
    <w:rsid w:val="63D9A168"/>
    <w:rsid w:val="63DC65CB"/>
    <w:rsid w:val="63FE9C5B"/>
    <w:rsid w:val="6463DE1E"/>
    <w:rsid w:val="64BA7A96"/>
    <w:rsid w:val="64EC9136"/>
    <w:rsid w:val="6508D80F"/>
    <w:rsid w:val="65766606"/>
    <w:rsid w:val="6589C6F2"/>
    <w:rsid w:val="66155316"/>
    <w:rsid w:val="664AFDB2"/>
    <w:rsid w:val="66509AD1"/>
    <w:rsid w:val="668F3159"/>
    <w:rsid w:val="66D08DE8"/>
    <w:rsid w:val="67007801"/>
    <w:rsid w:val="67167305"/>
    <w:rsid w:val="672984A6"/>
    <w:rsid w:val="6738FA94"/>
    <w:rsid w:val="673D9C63"/>
    <w:rsid w:val="674B8E80"/>
    <w:rsid w:val="67700545"/>
    <w:rsid w:val="67904685"/>
    <w:rsid w:val="67ACD22A"/>
    <w:rsid w:val="67DAFC11"/>
    <w:rsid w:val="6852B942"/>
    <w:rsid w:val="68574FBE"/>
    <w:rsid w:val="686B5738"/>
    <w:rsid w:val="68717920"/>
    <w:rsid w:val="687D8F9B"/>
    <w:rsid w:val="688EF0C7"/>
    <w:rsid w:val="68A94ADF"/>
    <w:rsid w:val="68CC9310"/>
    <w:rsid w:val="68E9AAB3"/>
    <w:rsid w:val="692DAF66"/>
    <w:rsid w:val="695A439B"/>
    <w:rsid w:val="69A2F0B8"/>
    <w:rsid w:val="69FBDE65"/>
    <w:rsid w:val="6A362B25"/>
    <w:rsid w:val="6A642665"/>
    <w:rsid w:val="6A7AB9DE"/>
    <w:rsid w:val="6AA2754E"/>
    <w:rsid w:val="6AEE4ABC"/>
    <w:rsid w:val="6AF920E2"/>
    <w:rsid w:val="6B05688A"/>
    <w:rsid w:val="6B26B850"/>
    <w:rsid w:val="6B77EDFB"/>
    <w:rsid w:val="6B8FC1EF"/>
    <w:rsid w:val="6B9A4F1A"/>
    <w:rsid w:val="6BAC0122"/>
    <w:rsid w:val="6BBA3D04"/>
    <w:rsid w:val="6BEFF51B"/>
    <w:rsid w:val="6C02CE4E"/>
    <w:rsid w:val="6C1369E5"/>
    <w:rsid w:val="6C1446A5"/>
    <w:rsid w:val="6C2E03EB"/>
    <w:rsid w:val="6C307D36"/>
    <w:rsid w:val="6C332089"/>
    <w:rsid w:val="6C597B0B"/>
    <w:rsid w:val="6C6FD356"/>
    <w:rsid w:val="6CE3CC9B"/>
    <w:rsid w:val="6D0C9E7C"/>
    <w:rsid w:val="6D157EDD"/>
    <w:rsid w:val="6D250171"/>
    <w:rsid w:val="6D582CF7"/>
    <w:rsid w:val="6D674138"/>
    <w:rsid w:val="6D7449CE"/>
    <w:rsid w:val="6DD2A448"/>
    <w:rsid w:val="6DE2D932"/>
    <w:rsid w:val="6E2A87B4"/>
    <w:rsid w:val="6EB968EB"/>
    <w:rsid w:val="6EBF0E1D"/>
    <w:rsid w:val="6ED85AD1"/>
    <w:rsid w:val="6F1AA555"/>
    <w:rsid w:val="6F2BE7AC"/>
    <w:rsid w:val="6F60316D"/>
    <w:rsid w:val="6F7B3C66"/>
    <w:rsid w:val="6FA83E61"/>
    <w:rsid w:val="6FF11242"/>
    <w:rsid w:val="6FF61E80"/>
    <w:rsid w:val="6FF8639C"/>
    <w:rsid w:val="70463191"/>
    <w:rsid w:val="70514E39"/>
    <w:rsid w:val="707FB0D1"/>
    <w:rsid w:val="7099BB18"/>
    <w:rsid w:val="70B68142"/>
    <w:rsid w:val="70BC93A7"/>
    <w:rsid w:val="70DC132A"/>
    <w:rsid w:val="70E17071"/>
    <w:rsid w:val="70F0ED31"/>
    <w:rsid w:val="714F3489"/>
    <w:rsid w:val="71B4C493"/>
    <w:rsid w:val="71E72E9A"/>
    <w:rsid w:val="7215559D"/>
    <w:rsid w:val="7222E98E"/>
    <w:rsid w:val="7230ABD4"/>
    <w:rsid w:val="7252B531"/>
    <w:rsid w:val="72785408"/>
    <w:rsid w:val="72BBFAA5"/>
    <w:rsid w:val="72E93255"/>
    <w:rsid w:val="72F10578"/>
    <w:rsid w:val="7345D648"/>
    <w:rsid w:val="737ACECF"/>
    <w:rsid w:val="7387A19F"/>
    <w:rsid w:val="73891ECA"/>
    <w:rsid w:val="738BEDEC"/>
    <w:rsid w:val="7392B2EC"/>
    <w:rsid w:val="739DE48B"/>
    <w:rsid w:val="73D78FB8"/>
    <w:rsid w:val="73FED68C"/>
    <w:rsid w:val="740C3DBC"/>
    <w:rsid w:val="741EE666"/>
    <w:rsid w:val="74CAD1C1"/>
    <w:rsid w:val="75409D61"/>
    <w:rsid w:val="7572B566"/>
    <w:rsid w:val="75D2EC35"/>
    <w:rsid w:val="75E15A03"/>
    <w:rsid w:val="75E3B09F"/>
    <w:rsid w:val="75E42305"/>
    <w:rsid w:val="75E9829E"/>
    <w:rsid w:val="7611A33C"/>
    <w:rsid w:val="7630D5FB"/>
    <w:rsid w:val="76463F8A"/>
    <w:rsid w:val="7649C093"/>
    <w:rsid w:val="7686AC60"/>
    <w:rsid w:val="76BB9187"/>
    <w:rsid w:val="76EE53DE"/>
    <w:rsid w:val="77671C71"/>
    <w:rsid w:val="78048AA7"/>
    <w:rsid w:val="7808FAA5"/>
    <w:rsid w:val="7814DC32"/>
    <w:rsid w:val="78205F61"/>
    <w:rsid w:val="782EBD4C"/>
    <w:rsid w:val="7830081C"/>
    <w:rsid w:val="7867103F"/>
    <w:rsid w:val="7871B02A"/>
    <w:rsid w:val="79182E05"/>
    <w:rsid w:val="792C6C5F"/>
    <w:rsid w:val="79651845"/>
    <w:rsid w:val="79B4B325"/>
    <w:rsid w:val="79C08C09"/>
    <w:rsid w:val="79FBCDA0"/>
    <w:rsid w:val="7AB55E7B"/>
    <w:rsid w:val="7B2A0013"/>
    <w:rsid w:val="7B624299"/>
    <w:rsid w:val="7B86584E"/>
    <w:rsid w:val="7B8E715E"/>
    <w:rsid w:val="7B9382C0"/>
    <w:rsid w:val="7BBC1F03"/>
    <w:rsid w:val="7BE42186"/>
    <w:rsid w:val="7BFB2121"/>
    <w:rsid w:val="7C059AAE"/>
    <w:rsid w:val="7C0F537D"/>
    <w:rsid w:val="7C343997"/>
    <w:rsid w:val="7C4A1ACF"/>
    <w:rsid w:val="7C58563C"/>
    <w:rsid w:val="7C6F4153"/>
    <w:rsid w:val="7C98D17B"/>
    <w:rsid w:val="7CB42AAC"/>
    <w:rsid w:val="7CF260EA"/>
    <w:rsid w:val="7D0AA11D"/>
    <w:rsid w:val="7D229709"/>
    <w:rsid w:val="7D45CE6A"/>
    <w:rsid w:val="7D55AE57"/>
    <w:rsid w:val="7D657914"/>
    <w:rsid w:val="7D840B22"/>
    <w:rsid w:val="7DBC2A79"/>
    <w:rsid w:val="7DCC2495"/>
    <w:rsid w:val="7DE56B35"/>
    <w:rsid w:val="7E1EB6F5"/>
    <w:rsid w:val="7E22616D"/>
    <w:rsid w:val="7E7C7527"/>
    <w:rsid w:val="7E880BE7"/>
    <w:rsid w:val="7E956F2C"/>
    <w:rsid w:val="7EBE6CBF"/>
    <w:rsid w:val="7ECF11C9"/>
    <w:rsid w:val="7EFF0A6C"/>
    <w:rsid w:val="7F0D5E65"/>
    <w:rsid w:val="7F1C439B"/>
    <w:rsid w:val="7F28EA22"/>
    <w:rsid w:val="7F2CD237"/>
    <w:rsid w:val="7F326B44"/>
    <w:rsid w:val="7F5060D7"/>
    <w:rsid w:val="7F598127"/>
    <w:rsid w:val="7F6EE1EC"/>
    <w:rsid w:val="7F93015C"/>
    <w:rsid w:val="7FB23095"/>
    <w:rsid w:val="7FD2DF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6B82"/>
  <w15:chartTrackingRefBased/>
  <w15:docId w15:val="{2C979423-FA76-4DF2-BC85-1AFC0E64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CB50-71DE-417C-9ED6-6600AD25A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23</Pages>
  <Words>2737</Words>
  <Characters>15604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 Pravin</dc:creator>
  <cp:keywords/>
  <dc:description/>
  <cp:lastModifiedBy>Prabin Bhandari</cp:lastModifiedBy>
  <cp:revision>18</cp:revision>
  <dcterms:created xsi:type="dcterms:W3CDTF">2020-05-13T04:06:00Z</dcterms:created>
  <dcterms:modified xsi:type="dcterms:W3CDTF">2020-05-30T13:53:00Z</dcterms:modified>
</cp:coreProperties>
</file>